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D324E" w14:textId="77777777" w:rsidR="00985BBD" w:rsidRPr="00341E98" w:rsidRDefault="00985BBD" w:rsidP="001E4C9F">
      <w:pPr>
        <w:jc w:val="both"/>
        <w:rPr>
          <w:color w:val="auto"/>
        </w:rPr>
      </w:pPr>
    </w:p>
    <w:p w14:paraId="544FC21C" w14:textId="77777777" w:rsidR="00985BBD" w:rsidRPr="00341E98" w:rsidRDefault="00985BBD" w:rsidP="001E4C9F">
      <w:pPr>
        <w:jc w:val="both"/>
        <w:rPr>
          <w:color w:val="auto"/>
        </w:rPr>
      </w:pPr>
    </w:p>
    <w:p w14:paraId="12D69BF8" w14:textId="77777777" w:rsidR="00985BBD" w:rsidRPr="00341E98" w:rsidRDefault="00985BBD" w:rsidP="001E4C9F">
      <w:pPr>
        <w:jc w:val="both"/>
        <w:rPr>
          <w:color w:val="auto"/>
        </w:rPr>
      </w:pPr>
    </w:p>
    <w:p w14:paraId="4E2A2CDE" w14:textId="77777777" w:rsidR="00985BBD" w:rsidRPr="00341E98" w:rsidRDefault="00985BBD" w:rsidP="001E4C9F">
      <w:pPr>
        <w:jc w:val="both"/>
        <w:rPr>
          <w:color w:val="auto"/>
        </w:rPr>
      </w:pPr>
    </w:p>
    <w:p w14:paraId="43082E32" w14:textId="77777777" w:rsidR="00985BBD" w:rsidRPr="00341E98" w:rsidRDefault="00985BBD" w:rsidP="001E4C9F">
      <w:pPr>
        <w:jc w:val="both"/>
        <w:rPr>
          <w:color w:val="auto"/>
        </w:rPr>
      </w:pPr>
    </w:p>
    <w:p w14:paraId="2BE0FD12" w14:textId="77777777" w:rsidR="00985BBD" w:rsidRPr="00341E98" w:rsidRDefault="00985BBD" w:rsidP="001E4C9F">
      <w:pPr>
        <w:jc w:val="both"/>
        <w:rPr>
          <w:color w:val="auto"/>
        </w:rPr>
      </w:pPr>
    </w:p>
    <w:p w14:paraId="71596B43" w14:textId="77777777" w:rsidR="00985BBD" w:rsidRPr="00341E98" w:rsidRDefault="00B60B44" w:rsidP="00771E0F">
      <w:pPr>
        <w:pStyle w:val="NormalWeb"/>
        <w:spacing w:before="40" w:beforeAutospacing="0" w:after="0" w:afterAutospacing="0"/>
        <w:jc w:val="center"/>
      </w:pPr>
      <w:r w:rsidRPr="00341E98">
        <w:rPr>
          <w:sz w:val="48"/>
          <w:szCs w:val="48"/>
        </w:rPr>
        <w:t>E</w:t>
      </w:r>
      <w:r w:rsidR="00724E7B" w:rsidRPr="00341E98">
        <w:rPr>
          <w:sz w:val="48"/>
          <w:szCs w:val="48"/>
        </w:rPr>
        <w:t>mployee effort and productivity</w:t>
      </w:r>
      <w:r w:rsidRPr="00341E98">
        <w:rPr>
          <w:sz w:val="48"/>
          <w:szCs w:val="48"/>
        </w:rPr>
        <w:t xml:space="preserve"> in organizations</w:t>
      </w:r>
      <w:r w:rsidR="00724E7B" w:rsidRPr="00341E98">
        <w:rPr>
          <w:sz w:val="48"/>
          <w:szCs w:val="48"/>
        </w:rPr>
        <w:t>:</w:t>
      </w:r>
      <w:r w:rsidR="00985BBD" w:rsidRPr="00341E98">
        <w:rPr>
          <w:sz w:val="48"/>
          <w:szCs w:val="48"/>
        </w:rPr>
        <w:t xml:space="preserve"> </w:t>
      </w:r>
      <w:r w:rsidR="00724E7B" w:rsidRPr="00341E98">
        <w:rPr>
          <w:sz w:val="48"/>
          <w:szCs w:val="48"/>
        </w:rPr>
        <w:t>A network data science approach</w:t>
      </w:r>
    </w:p>
    <w:p w14:paraId="0E74CD5F" w14:textId="77777777" w:rsidR="00985BBD" w:rsidRPr="00341E98" w:rsidRDefault="00985BBD" w:rsidP="00771E0F">
      <w:pPr>
        <w:jc w:val="center"/>
        <w:rPr>
          <w:color w:val="auto"/>
        </w:rPr>
      </w:pPr>
    </w:p>
    <w:p w14:paraId="31F77BDF" w14:textId="77777777" w:rsidR="00985BBD" w:rsidRPr="00341E98" w:rsidRDefault="005E76E6" w:rsidP="00771E0F">
      <w:pPr>
        <w:jc w:val="center"/>
        <w:rPr>
          <w:color w:val="auto"/>
        </w:rPr>
      </w:pPr>
      <w:r w:rsidRPr="00341E98">
        <w:rPr>
          <w:color w:val="auto"/>
        </w:rPr>
        <w:t>7/16/17</w:t>
      </w:r>
    </w:p>
    <w:p w14:paraId="7E57E2FD" w14:textId="77777777" w:rsidR="00985BBD" w:rsidRPr="00341E98" w:rsidRDefault="00985BBD" w:rsidP="001E4C9F">
      <w:pPr>
        <w:jc w:val="both"/>
        <w:rPr>
          <w:color w:val="auto"/>
        </w:rPr>
      </w:pPr>
    </w:p>
    <w:p w14:paraId="0CAC00F8" w14:textId="77777777" w:rsidR="00985BBD" w:rsidRPr="00341E98" w:rsidRDefault="00985BBD" w:rsidP="001E4C9F">
      <w:pPr>
        <w:jc w:val="both"/>
        <w:rPr>
          <w:color w:val="auto"/>
        </w:rPr>
      </w:pPr>
    </w:p>
    <w:p w14:paraId="3DADE3B7" w14:textId="77777777" w:rsidR="00985BBD" w:rsidRPr="00341E98" w:rsidRDefault="00985BBD" w:rsidP="001E4C9F">
      <w:pPr>
        <w:jc w:val="both"/>
        <w:rPr>
          <w:color w:val="auto"/>
        </w:rPr>
      </w:pPr>
    </w:p>
    <w:p w14:paraId="5305B11B" w14:textId="77777777" w:rsidR="00985BBD" w:rsidRPr="00341E98" w:rsidRDefault="00985BBD" w:rsidP="001E4C9F">
      <w:pPr>
        <w:jc w:val="both"/>
        <w:rPr>
          <w:color w:val="auto"/>
        </w:rPr>
      </w:pPr>
    </w:p>
    <w:p w14:paraId="1C68398B" w14:textId="77777777" w:rsidR="00985BBD" w:rsidRPr="00341E98" w:rsidRDefault="00985BBD" w:rsidP="001E4C9F">
      <w:pPr>
        <w:jc w:val="both"/>
        <w:rPr>
          <w:color w:val="auto"/>
        </w:rPr>
      </w:pPr>
    </w:p>
    <w:p w14:paraId="65745014" w14:textId="77777777" w:rsidR="00985BBD" w:rsidRPr="00341E98" w:rsidRDefault="00985BBD" w:rsidP="00771E0F">
      <w:pPr>
        <w:pStyle w:val="NormalWeb"/>
        <w:spacing w:before="0" w:beforeAutospacing="0" w:after="0" w:afterAutospacing="0"/>
        <w:jc w:val="center"/>
      </w:pPr>
      <w:r w:rsidRPr="00341E98">
        <w:rPr>
          <w:b/>
          <w:bCs/>
          <w:sz w:val="28"/>
          <w:szCs w:val="28"/>
        </w:rPr>
        <w:t>Nan Wang</w:t>
      </w:r>
      <w:r w:rsidR="00724E7B" w:rsidRPr="00341E98">
        <w:rPr>
          <w:b/>
          <w:bCs/>
          <w:sz w:val="28"/>
          <w:szCs w:val="28"/>
        </w:rPr>
        <w:t xml:space="preserve">; </w:t>
      </w:r>
      <w:proofErr w:type="spellStart"/>
      <w:r w:rsidRPr="00341E98">
        <w:rPr>
          <w:b/>
          <w:bCs/>
          <w:sz w:val="28"/>
          <w:szCs w:val="28"/>
        </w:rPr>
        <w:t>Evangelos</w:t>
      </w:r>
      <w:proofErr w:type="spellEnd"/>
      <w:r w:rsidRPr="00341E98">
        <w:rPr>
          <w:b/>
          <w:bCs/>
          <w:sz w:val="28"/>
          <w:szCs w:val="28"/>
        </w:rPr>
        <w:t xml:space="preserve"> </w:t>
      </w:r>
      <w:proofErr w:type="spellStart"/>
      <w:r w:rsidRPr="00341E98">
        <w:rPr>
          <w:b/>
          <w:bCs/>
          <w:sz w:val="28"/>
          <w:szCs w:val="28"/>
        </w:rPr>
        <w:t>Katsamakas</w:t>
      </w:r>
      <w:proofErr w:type="spellEnd"/>
    </w:p>
    <w:p w14:paraId="3A30ED27" w14:textId="77777777" w:rsidR="00985BBD" w:rsidRPr="00341E98" w:rsidRDefault="00985BBD" w:rsidP="00771E0F">
      <w:pPr>
        <w:jc w:val="center"/>
        <w:rPr>
          <w:color w:val="auto"/>
        </w:rPr>
      </w:pPr>
    </w:p>
    <w:p w14:paraId="0206BB80" w14:textId="77777777" w:rsidR="00985BBD" w:rsidRPr="00341E98" w:rsidRDefault="00985BBD" w:rsidP="001E4C9F">
      <w:pPr>
        <w:jc w:val="both"/>
        <w:rPr>
          <w:color w:val="auto"/>
        </w:rPr>
      </w:pPr>
    </w:p>
    <w:p w14:paraId="5753D82B" w14:textId="77777777" w:rsidR="00985BBD" w:rsidRPr="00341E98" w:rsidRDefault="00985BBD" w:rsidP="001E4C9F">
      <w:pPr>
        <w:jc w:val="both"/>
        <w:rPr>
          <w:color w:val="auto"/>
        </w:rPr>
      </w:pPr>
    </w:p>
    <w:p w14:paraId="4698CC14" w14:textId="77777777" w:rsidR="005C3448" w:rsidRPr="00341E98" w:rsidRDefault="005C3448" w:rsidP="001E4C9F">
      <w:pPr>
        <w:jc w:val="both"/>
        <w:rPr>
          <w:color w:val="auto"/>
        </w:rPr>
      </w:pPr>
    </w:p>
    <w:p w14:paraId="6ED9FFAB" w14:textId="77777777" w:rsidR="00985BBD" w:rsidRPr="00341E98" w:rsidRDefault="004E308C" w:rsidP="004E308C">
      <w:pPr>
        <w:pStyle w:val="Heading1"/>
        <w:jc w:val="center"/>
        <w:rPr>
          <w:color w:val="auto"/>
        </w:rPr>
      </w:pPr>
      <w:r w:rsidRPr="00341E98">
        <w:rPr>
          <w:color w:val="auto"/>
        </w:rPr>
        <w:t>A</w:t>
      </w:r>
      <w:r w:rsidR="00985BBD" w:rsidRPr="00341E98">
        <w:rPr>
          <w:color w:val="auto"/>
        </w:rPr>
        <w:t>bstract</w:t>
      </w:r>
    </w:p>
    <w:p w14:paraId="3C322C3F" w14:textId="77777777" w:rsidR="004E308C" w:rsidRPr="00341E98" w:rsidRDefault="004E308C" w:rsidP="001E4C9F">
      <w:pPr>
        <w:pStyle w:val="NormalWeb"/>
        <w:spacing w:before="0" w:beforeAutospacing="0" w:after="0" w:afterAutospacing="0"/>
        <w:jc w:val="both"/>
      </w:pPr>
      <w:r w:rsidRPr="00341E98">
        <w:t xml:space="preserve">Estimating </w:t>
      </w:r>
      <w:r w:rsidR="00BF7794" w:rsidRPr="00341E98">
        <w:t xml:space="preserve">the performance of </w:t>
      </w:r>
      <w:r w:rsidRPr="00341E98">
        <w:t xml:space="preserve">employees is an important consideration in all organizations. </w:t>
      </w:r>
      <w:r w:rsidR="00985BBD" w:rsidRPr="00341E98">
        <w:t xml:space="preserve">This </w:t>
      </w:r>
      <w:r w:rsidR="004E25C5" w:rsidRPr="00341E98">
        <w:t>paper</w:t>
      </w:r>
      <w:r w:rsidR="00985BBD" w:rsidRPr="00341E98">
        <w:t xml:space="preserve"> </w:t>
      </w:r>
      <w:r w:rsidRPr="00341E98">
        <w:t>proposes a network data science approach</w:t>
      </w:r>
      <w:r w:rsidR="00BF7794" w:rsidRPr="00341E98">
        <w:t xml:space="preserve"> </w:t>
      </w:r>
      <w:r w:rsidR="00CB101C" w:rsidRPr="00341E98">
        <w:t>to the estimation and visualization of employee effort</w:t>
      </w:r>
      <w:r w:rsidR="00B754B1" w:rsidRPr="00341E98">
        <w:t>, productivity</w:t>
      </w:r>
      <w:r w:rsidR="00CB101C" w:rsidRPr="00341E98">
        <w:t xml:space="preserve"> </w:t>
      </w:r>
      <w:r w:rsidRPr="00341E98">
        <w:t>and collaboration patterns. Using data from a software development organization, a</w:t>
      </w:r>
      <w:r w:rsidR="00676009" w:rsidRPr="00341E98">
        <w:t xml:space="preserve"> </w:t>
      </w:r>
      <w:r w:rsidR="00BF7794" w:rsidRPr="00341E98">
        <w:t xml:space="preserve">bipartite weighted network is </w:t>
      </w:r>
      <w:r w:rsidR="00676009" w:rsidRPr="00341E98">
        <w:t>firstly constructed for</w:t>
      </w:r>
      <w:r w:rsidR="00BF7794" w:rsidRPr="00341E98">
        <w:t xml:space="preserve"> develop</w:t>
      </w:r>
      <w:r w:rsidR="00676009" w:rsidRPr="00341E98">
        <w:t xml:space="preserve">ers’ commitment to </w:t>
      </w:r>
      <w:r w:rsidR="00B754B1" w:rsidRPr="00341E98">
        <w:t xml:space="preserve">project </w:t>
      </w:r>
      <w:r w:rsidR="00676009" w:rsidRPr="00341E98">
        <w:t xml:space="preserve">repositories. It is afterwards </w:t>
      </w:r>
      <w:r w:rsidR="00BF7794" w:rsidRPr="00341E98">
        <w:t xml:space="preserve">projected into two </w:t>
      </w:r>
      <w:r w:rsidR="00676009" w:rsidRPr="00341E98">
        <w:t xml:space="preserve">weighted </w:t>
      </w:r>
      <w:r w:rsidR="00BF7794" w:rsidRPr="00341E98">
        <w:t>one-mode networks: developer-to-developer and repository-to-repositories. For the former graph, two developers are defined to be connected if they once shared projects and for the latter, two repositories relate with each other if sharing developers.</w:t>
      </w:r>
      <w:r w:rsidR="00676009" w:rsidRPr="00341E98">
        <w:t xml:space="preserve"> Te</w:t>
      </w:r>
      <w:r w:rsidR="009024D2" w:rsidRPr="00341E98">
        <w:t xml:space="preserve">chniques </w:t>
      </w:r>
      <w:r w:rsidR="00597A54" w:rsidRPr="00341E98">
        <w:t xml:space="preserve">applied </w:t>
      </w:r>
      <w:r w:rsidR="00676009" w:rsidRPr="00341E98">
        <w:t>i</w:t>
      </w:r>
      <w:r w:rsidR="009024D2" w:rsidRPr="00341E98">
        <w:t>nclude</w:t>
      </w:r>
      <w:r w:rsidR="00597A54" w:rsidRPr="00341E98">
        <w:t xml:space="preserve"> graph theor</w:t>
      </w:r>
      <w:r w:rsidRPr="00341E98">
        <w:t>etic metrics</w:t>
      </w:r>
      <w:r w:rsidR="009024D2" w:rsidRPr="00341E98">
        <w:t xml:space="preserve">, </w:t>
      </w:r>
      <w:r w:rsidRPr="00341E98">
        <w:t>power-law estimation,</w:t>
      </w:r>
      <w:r w:rsidR="00597A54" w:rsidRPr="00341E98">
        <w:t xml:space="preserve"> </w:t>
      </w:r>
      <w:r w:rsidRPr="00341E98">
        <w:t>and community detection</w:t>
      </w:r>
      <w:r w:rsidR="000B2448" w:rsidRPr="00341E98">
        <w:t xml:space="preserve"> algorithms</w:t>
      </w:r>
      <w:r w:rsidRPr="00341E98">
        <w:t xml:space="preserve">. </w:t>
      </w:r>
      <w:r w:rsidR="00A2706C" w:rsidRPr="00341E98">
        <w:rPr>
          <w:highlight w:val="yellow"/>
        </w:rPr>
        <w:t xml:space="preserve">We validate </w:t>
      </w:r>
      <w:r w:rsidR="00676009" w:rsidRPr="00341E98">
        <w:rPr>
          <w:highlight w:val="yellow"/>
        </w:rPr>
        <w:t>t</w:t>
      </w:r>
      <w:r w:rsidR="000A0E66" w:rsidRPr="00341E98">
        <w:rPr>
          <w:highlight w:val="yellow"/>
        </w:rPr>
        <w:t>he</w:t>
      </w:r>
      <w:r w:rsidR="0037796C" w:rsidRPr="00341E98">
        <w:rPr>
          <w:highlight w:val="yellow"/>
        </w:rPr>
        <w:t xml:space="preserve"> </w:t>
      </w:r>
      <w:r w:rsidR="00A2706C" w:rsidRPr="00341E98">
        <w:rPr>
          <w:highlight w:val="yellow"/>
        </w:rPr>
        <w:t xml:space="preserve">existence </w:t>
      </w:r>
      <w:r w:rsidR="0037796C" w:rsidRPr="00341E98">
        <w:rPr>
          <w:highlight w:val="yellow"/>
        </w:rPr>
        <w:t>of power-law relationships on project sizes (number o</w:t>
      </w:r>
      <w:r w:rsidR="00676009" w:rsidRPr="00341E98">
        <w:rPr>
          <w:highlight w:val="yellow"/>
        </w:rPr>
        <w:t>f</w:t>
      </w:r>
      <w:r w:rsidR="009C3D9A" w:rsidRPr="00341E98">
        <w:rPr>
          <w:highlight w:val="yellow"/>
        </w:rPr>
        <w:t xml:space="preserve"> developers)</w:t>
      </w:r>
      <w:r w:rsidR="00A2706C" w:rsidRPr="00341E98">
        <w:rPr>
          <w:highlight w:val="yellow"/>
        </w:rPr>
        <w:t>.</w:t>
      </w:r>
      <w:r w:rsidR="00676009" w:rsidRPr="00341E98">
        <w:rPr>
          <w:highlight w:val="yellow"/>
        </w:rPr>
        <w:t xml:space="preserve"> </w:t>
      </w:r>
      <w:r w:rsidR="00A2706C" w:rsidRPr="00341E98">
        <w:rPr>
          <w:highlight w:val="yellow"/>
        </w:rPr>
        <w:t xml:space="preserve">We discuss </w:t>
      </w:r>
      <w:r w:rsidR="00676009" w:rsidRPr="00341E98">
        <w:rPr>
          <w:highlight w:val="yellow"/>
        </w:rPr>
        <w:t xml:space="preserve">implications for managers </w:t>
      </w:r>
      <w:r w:rsidR="00A2706C" w:rsidRPr="00341E98">
        <w:rPr>
          <w:highlight w:val="yellow"/>
        </w:rPr>
        <w:t>and future research directions.</w:t>
      </w:r>
      <w:r w:rsidR="00A2706C" w:rsidRPr="00341E98">
        <w:t xml:space="preserve"> As a methodological contribution</w:t>
      </w:r>
      <w:r w:rsidR="00676009" w:rsidRPr="00341E98">
        <w:t xml:space="preserve">, </w:t>
      </w:r>
      <w:r w:rsidR="00A2706C" w:rsidRPr="00341E98">
        <w:t>the paper demonstrates how network data science can be used to derive a broad spectrum of insights about employee effort in organizations.</w:t>
      </w:r>
    </w:p>
    <w:p w14:paraId="6BD840BB" w14:textId="77777777" w:rsidR="00A2706C" w:rsidRPr="00341E98" w:rsidRDefault="00A2706C" w:rsidP="001E4C9F">
      <w:pPr>
        <w:pStyle w:val="NormalWeb"/>
        <w:spacing w:before="0" w:beforeAutospacing="0" w:after="0" w:afterAutospacing="0"/>
        <w:jc w:val="both"/>
      </w:pPr>
    </w:p>
    <w:p w14:paraId="62382996" w14:textId="77777777" w:rsidR="00A2706C" w:rsidRPr="00341E98" w:rsidRDefault="00A2706C" w:rsidP="001E4C9F">
      <w:pPr>
        <w:pStyle w:val="NormalWeb"/>
        <w:spacing w:before="0" w:beforeAutospacing="0" w:after="0" w:afterAutospacing="0"/>
        <w:jc w:val="both"/>
      </w:pPr>
      <w:r w:rsidRPr="00341E98">
        <w:rPr>
          <w:b/>
        </w:rPr>
        <w:t xml:space="preserve">Keywords: </w:t>
      </w:r>
      <w:r w:rsidRPr="00341E98">
        <w:t xml:space="preserve">networks, data science, network analysis, </w:t>
      </w:r>
      <w:ins w:id="0" w:author="Evangelos Katsamakas" w:date="2017-07-17T16:06:00Z">
        <w:r w:rsidR="00292BE3" w:rsidRPr="00341E98">
          <w:t xml:space="preserve">network science, </w:t>
        </w:r>
      </w:ins>
      <w:r w:rsidRPr="00341E98">
        <w:rPr>
          <w:strike/>
        </w:rPr>
        <w:t>power laws,</w:t>
      </w:r>
      <w:r w:rsidRPr="00341E98">
        <w:t xml:space="preserve"> employee effort, productivity, collaboration</w:t>
      </w:r>
    </w:p>
    <w:p w14:paraId="1FA04FD0" w14:textId="77777777" w:rsidR="004E308C" w:rsidRPr="00341E98" w:rsidRDefault="004E308C">
      <w:pPr>
        <w:rPr>
          <w:color w:val="auto"/>
        </w:rPr>
      </w:pPr>
      <w:r w:rsidRPr="00341E98">
        <w:rPr>
          <w:color w:val="auto"/>
        </w:rPr>
        <w:br w:type="page"/>
      </w:r>
    </w:p>
    <w:p w14:paraId="64229CC0" w14:textId="77777777" w:rsidR="00985BBD" w:rsidRPr="00341E98" w:rsidRDefault="00985BBD" w:rsidP="004E308C">
      <w:pPr>
        <w:pStyle w:val="Heading1"/>
        <w:numPr>
          <w:ilvl w:val="0"/>
          <w:numId w:val="14"/>
        </w:numPr>
        <w:jc w:val="both"/>
        <w:rPr>
          <w:color w:val="auto"/>
        </w:rPr>
      </w:pPr>
      <w:r w:rsidRPr="00341E98">
        <w:rPr>
          <w:color w:val="auto"/>
        </w:rPr>
        <w:lastRenderedPageBreak/>
        <w:t>Introduction</w:t>
      </w:r>
    </w:p>
    <w:p w14:paraId="1EE468D0" w14:textId="77777777" w:rsidR="00292BE3" w:rsidRPr="00341E98" w:rsidRDefault="00292BE3" w:rsidP="001E4C9F">
      <w:pPr>
        <w:pStyle w:val="NormalWeb"/>
        <w:spacing w:before="0" w:beforeAutospacing="0" w:after="0" w:afterAutospacing="0"/>
        <w:jc w:val="both"/>
        <w:rPr>
          <w:ins w:id="1" w:author="Evangelos Katsamakas" w:date="2017-07-17T16:10:00Z"/>
        </w:rPr>
      </w:pPr>
      <w:ins w:id="2" w:author="Evangelos Katsamakas" w:date="2017-07-17T16:07:00Z">
        <w:r w:rsidRPr="00341E98">
          <w:t>Estimating the performance of employees is an important consideration in all organizations. This paper proposes a network data science approach to the estimation and visualization of employee effort, productivity and collaboration patterns.</w:t>
        </w:r>
      </w:ins>
    </w:p>
    <w:p w14:paraId="3B95BF17" w14:textId="77777777" w:rsidR="00292BE3" w:rsidRPr="00341E98" w:rsidRDefault="00292BE3" w:rsidP="001E4C9F">
      <w:pPr>
        <w:pStyle w:val="NormalWeb"/>
        <w:spacing w:before="0" w:beforeAutospacing="0" w:after="0" w:afterAutospacing="0"/>
        <w:jc w:val="both"/>
        <w:rPr>
          <w:ins w:id="3" w:author="Evangelos Katsamakas" w:date="2017-07-17T16:10:00Z"/>
        </w:rPr>
      </w:pPr>
    </w:p>
    <w:p w14:paraId="7AD0B2CA" w14:textId="77777777" w:rsidR="00D04B0D" w:rsidRPr="00341E98" w:rsidRDefault="00292BE3" w:rsidP="001E4C9F">
      <w:pPr>
        <w:pStyle w:val="NormalWeb"/>
        <w:spacing w:before="0" w:beforeAutospacing="0" w:after="0" w:afterAutospacing="0"/>
        <w:jc w:val="both"/>
      </w:pPr>
      <w:ins w:id="4" w:author="Evangelos Katsamakas" w:date="2017-07-17T16:11:00Z">
        <w:r w:rsidRPr="00341E98">
          <w:t xml:space="preserve">While the methodology can be used in any type of organization, the data we use to illustrate an application of the methodology come from a software development organization. </w:t>
        </w:r>
      </w:ins>
      <w:r w:rsidR="00985BBD" w:rsidRPr="00341E98">
        <w:t xml:space="preserve">Software application development has turned into an enormously profitable business, with revenue from mobile application purely expected to exceed </w:t>
      </w:r>
      <w:r w:rsidR="00F24060" w:rsidRPr="00341E98">
        <w:t xml:space="preserve">fifty billion USD by 2016 </w:t>
      </w:r>
      <w:r w:rsidR="00B811E8" w:rsidRPr="00341E98">
        <w:rPr>
          <w:highlight w:val="yellow"/>
        </w:rPr>
        <w:t>[</w:t>
      </w:r>
      <w:r w:rsidR="00F24060" w:rsidRPr="00341E98">
        <w:rPr>
          <w:highlight w:val="yellow"/>
        </w:rPr>
        <w:t>1</w:t>
      </w:r>
      <w:r w:rsidR="00B811E8" w:rsidRPr="00341E98">
        <w:rPr>
          <w:highlight w:val="yellow"/>
        </w:rPr>
        <w:t>]</w:t>
      </w:r>
      <w:r w:rsidR="00F24060" w:rsidRPr="00341E98">
        <w:rPr>
          <w:highlight w:val="yellow"/>
        </w:rPr>
        <w:t>.</w:t>
      </w:r>
      <w:r w:rsidR="00985BBD" w:rsidRPr="00341E98">
        <w:t xml:space="preserve"> Accurate </w:t>
      </w:r>
      <w:r w:rsidR="00676009" w:rsidRPr="00341E98">
        <w:t>evaluation</w:t>
      </w:r>
      <w:r w:rsidR="00985BBD" w:rsidRPr="00341E98">
        <w:t xml:space="preserve"> of developers’ achievement and contribution has been proved to be critical for the long-term development of companies as it is directly</w:t>
      </w:r>
      <w:r w:rsidR="009A502B" w:rsidRPr="00341E98">
        <w:t xml:space="preserve"> </w:t>
      </w:r>
      <w:r w:rsidR="00985BBD" w:rsidRPr="00341E98">
        <w:t>related to employee morale, overal</w:t>
      </w:r>
      <w:r w:rsidR="00C70CA2" w:rsidRPr="00341E98">
        <w:t xml:space="preserve">l productivity and creativity. </w:t>
      </w:r>
      <w:r w:rsidR="009A502B" w:rsidRPr="00341E98">
        <w:t>Poor</w:t>
      </w:r>
      <w:r w:rsidR="00985BBD" w:rsidRPr="00341E98">
        <w:t xml:space="preserve"> capability to discover and</w:t>
      </w:r>
      <w:r w:rsidR="009A502B" w:rsidRPr="00341E98">
        <w:t xml:space="preserve"> monitor coding performance </w:t>
      </w:r>
      <w:r w:rsidR="00985BBD" w:rsidRPr="00341E98">
        <w:t xml:space="preserve">prevents </w:t>
      </w:r>
      <w:r w:rsidR="009A502B" w:rsidRPr="00341E98">
        <w:t>technical companies</w:t>
      </w:r>
      <w:r w:rsidR="00985BBD" w:rsidRPr="00341E98">
        <w:t xml:space="preserve"> from transforming information on network activity and infrastructural capabili</w:t>
      </w:r>
      <w:r w:rsidR="00C70CA2" w:rsidRPr="00341E98">
        <w:t xml:space="preserve">ties into strategic knowledge </w:t>
      </w:r>
      <w:r w:rsidR="00B811E8" w:rsidRPr="00341E98">
        <w:t>[</w:t>
      </w:r>
      <w:r w:rsidR="00C70CA2" w:rsidRPr="00341E98">
        <w:t>2,</w:t>
      </w:r>
      <w:r w:rsidR="00BF7794" w:rsidRPr="00341E98">
        <w:t xml:space="preserve"> </w:t>
      </w:r>
      <w:r w:rsidR="00C70CA2" w:rsidRPr="00341E98">
        <w:t>3</w:t>
      </w:r>
      <w:r w:rsidR="00B811E8" w:rsidRPr="00341E98">
        <w:t>]</w:t>
      </w:r>
      <w:r w:rsidR="00C70CA2" w:rsidRPr="00341E98">
        <w:t>.</w:t>
      </w:r>
    </w:p>
    <w:p w14:paraId="3367DCA1" w14:textId="77777777" w:rsidR="00BF025B" w:rsidRPr="00341E98" w:rsidRDefault="00BF025B" w:rsidP="001E4C9F">
      <w:pPr>
        <w:pStyle w:val="NormalWeb"/>
        <w:spacing w:before="0" w:beforeAutospacing="0" w:after="0" w:afterAutospacing="0"/>
        <w:jc w:val="both"/>
      </w:pPr>
    </w:p>
    <w:p w14:paraId="3287E009" w14:textId="77777777" w:rsidR="009024D2" w:rsidRPr="00341E98" w:rsidRDefault="00292BE3" w:rsidP="001E4C9F">
      <w:pPr>
        <w:pStyle w:val="NormalWeb"/>
        <w:spacing w:before="0" w:beforeAutospacing="0" w:after="0" w:afterAutospacing="0"/>
        <w:jc w:val="both"/>
      </w:pPr>
      <w:ins w:id="5" w:author="Evangelos Katsamakas" w:date="2017-07-17T16:12:00Z">
        <w:r w:rsidRPr="00341E98">
          <w:t xml:space="preserve">(REMOVE THIS PARAGRAPH FROM INTRO; ADD IT LATER IN PAPER IF NECESSARY) </w:t>
        </w:r>
      </w:ins>
      <w:r w:rsidR="0062786D" w:rsidRPr="00341E98">
        <w:t>Although</w:t>
      </w:r>
      <w:r w:rsidR="009024D2" w:rsidRPr="00341E98">
        <w:t xml:space="preserve"> extensi</w:t>
      </w:r>
      <w:r w:rsidR="00557039" w:rsidRPr="00341E98">
        <w:t xml:space="preserve">ve historical study </w:t>
      </w:r>
      <w:r w:rsidR="0062786D" w:rsidRPr="00341E98">
        <w:t>has applied</w:t>
      </w:r>
      <w:r w:rsidR="009024D2" w:rsidRPr="00341E98">
        <w:t xml:space="preserve"> social network analysis</w:t>
      </w:r>
      <w:r w:rsidR="0062786D" w:rsidRPr="00341E98">
        <w:t xml:space="preserve"> as</w:t>
      </w:r>
      <w:r w:rsidR="009024D2" w:rsidRPr="00341E98">
        <w:t xml:space="preserve"> a powerful solution to help understand organizational network performance and service interaction</w:t>
      </w:r>
      <w:r w:rsidR="00557039" w:rsidRPr="00341E98">
        <w:t xml:space="preserve"> </w:t>
      </w:r>
      <w:r w:rsidR="00B811E8" w:rsidRPr="00341E98">
        <w:t>[</w:t>
      </w:r>
      <w:r w:rsidR="00557039" w:rsidRPr="00341E98">
        <w:t>4</w:t>
      </w:r>
      <w:r w:rsidR="00B811E8" w:rsidRPr="00341E98">
        <w:t>]</w:t>
      </w:r>
      <w:r w:rsidR="009024D2" w:rsidRPr="00341E98">
        <w:t>, most of them were designed in the context of binary networks. However, many real-life networks are widely recognized to be intrinsically weighted. Characterizing features and structures in weighted networks, therefore, has more im</w:t>
      </w:r>
      <w:r w:rsidR="00C70CA2" w:rsidRPr="00341E98">
        <w:t>p</w:t>
      </w:r>
      <w:r w:rsidR="00557039" w:rsidRPr="00341E98">
        <w:t xml:space="preserve">ortant practical significance </w:t>
      </w:r>
      <w:r w:rsidR="00B811E8" w:rsidRPr="00341E98">
        <w:t>[</w:t>
      </w:r>
      <w:r w:rsidR="00557039" w:rsidRPr="00341E98">
        <w:t>5</w:t>
      </w:r>
      <w:r w:rsidR="00B811E8" w:rsidRPr="00341E98">
        <w:t>]</w:t>
      </w:r>
      <w:r w:rsidR="00C70CA2" w:rsidRPr="00341E98">
        <w:t xml:space="preserve">. </w:t>
      </w:r>
      <w:r w:rsidR="009024D2" w:rsidRPr="00341E98">
        <w:t>Bearing that in mind, this paper investigate</w:t>
      </w:r>
      <w:r w:rsidR="00676009" w:rsidRPr="00341E98">
        <w:t>s</w:t>
      </w:r>
      <w:r w:rsidR="009024D2" w:rsidRPr="00341E98">
        <w:t xml:space="preserve"> a weighted bipartite network where developer is one mode and repository is another.</w:t>
      </w:r>
    </w:p>
    <w:p w14:paraId="21AA810E" w14:textId="77777777" w:rsidR="009024D2" w:rsidRPr="00341E98" w:rsidRDefault="009024D2" w:rsidP="001E4C9F">
      <w:pPr>
        <w:jc w:val="both"/>
        <w:rPr>
          <w:color w:val="auto"/>
        </w:rPr>
      </w:pPr>
    </w:p>
    <w:p w14:paraId="7EF09C83" w14:textId="77777777" w:rsidR="005648E7" w:rsidRPr="00341E98" w:rsidRDefault="00292BE3" w:rsidP="001E4C9F">
      <w:pPr>
        <w:pStyle w:val="NormalWeb"/>
        <w:spacing w:before="0" w:beforeAutospacing="0" w:after="0" w:afterAutospacing="0"/>
        <w:jc w:val="both"/>
        <w:rPr>
          <w:ins w:id="6" w:author="Evangelos Katsamakas" w:date="2017-07-17T16:18:00Z"/>
        </w:rPr>
      </w:pPr>
      <w:ins w:id="7" w:author="Evangelos Katsamakas" w:date="2017-07-17T16:09:00Z">
        <w:r w:rsidRPr="00341E98">
          <w:t>The q</w:t>
        </w:r>
      </w:ins>
      <w:del w:id="8" w:author="Evangelos Katsamakas" w:date="2017-07-17T16:09:00Z">
        <w:r w:rsidR="009024D2" w:rsidRPr="00341E98" w:rsidDel="00292BE3">
          <w:delText>Q</w:delText>
        </w:r>
      </w:del>
      <w:r w:rsidR="009024D2" w:rsidRPr="00341E98">
        <w:t>uestion</w:t>
      </w:r>
      <w:ins w:id="9" w:author="Evangelos Katsamakas" w:date="2017-07-17T16:09:00Z">
        <w:r w:rsidRPr="00341E98">
          <w:t>s</w:t>
        </w:r>
      </w:ins>
      <w:r w:rsidR="009024D2" w:rsidRPr="00341E98">
        <w:t xml:space="preserve"> </w:t>
      </w:r>
      <w:ins w:id="10" w:author="Evangelos Katsamakas" w:date="2017-07-17T16:09:00Z">
        <w:r w:rsidRPr="00341E98">
          <w:t xml:space="preserve">we </w:t>
        </w:r>
      </w:ins>
      <w:r w:rsidR="009024D2" w:rsidRPr="00341E98">
        <w:t>attempt</w:t>
      </w:r>
      <w:del w:id="11" w:author="Evangelos Katsamakas" w:date="2017-07-17T16:09:00Z">
        <w:r w:rsidR="009024D2" w:rsidRPr="00341E98" w:rsidDel="00292BE3">
          <w:delText>ed</w:delText>
        </w:r>
      </w:del>
      <w:r w:rsidR="009024D2" w:rsidRPr="00341E98">
        <w:t xml:space="preserve"> to</w:t>
      </w:r>
      <w:ins w:id="12" w:author="Evangelos Katsamakas" w:date="2017-07-17T16:09:00Z">
        <w:r w:rsidRPr="00341E98">
          <w:t xml:space="preserve"> </w:t>
        </w:r>
      </w:ins>
      <w:del w:id="13" w:author="Evangelos Katsamakas" w:date="2017-07-17T16:09:00Z">
        <w:r w:rsidR="009024D2" w:rsidRPr="00341E98" w:rsidDel="00292BE3">
          <w:delText xml:space="preserve"> be </w:delText>
        </w:r>
      </w:del>
      <w:r w:rsidR="009024D2" w:rsidRPr="00341E98">
        <w:t>answer</w:t>
      </w:r>
      <w:del w:id="14" w:author="Evangelos Katsamakas" w:date="2017-07-17T16:09:00Z">
        <w:r w:rsidR="009024D2" w:rsidRPr="00341E98" w:rsidDel="00292BE3">
          <w:delText>ed</w:delText>
        </w:r>
      </w:del>
      <w:del w:id="15" w:author="Evangelos Katsamakas" w:date="2017-07-17T16:10:00Z">
        <w:r w:rsidR="009024D2" w:rsidRPr="00341E98" w:rsidDel="00292BE3">
          <w:delText>, at either individual or corporate levels,</w:delText>
        </w:r>
      </w:del>
      <w:r w:rsidR="009024D2" w:rsidRPr="00341E98">
        <w:t xml:space="preserve"> include identification of developers’ role, contribution, motivation, functionality and working preference, as well as in a broader sense, project membership, corporate cohesion</w:t>
      </w:r>
      <w:ins w:id="16" w:author="Evangelos Katsamakas" w:date="2017-07-17T16:10:00Z">
        <w:r w:rsidRPr="00341E98">
          <w:t xml:space="preserve">, collaboration patterns </w:t>
        </w:r>
      </w:ins>
      <w:del w:id="17" w:author="Evangelos Katsamakas" w:date="2017-07-17T16:10:00Z">
        <w:r w:rsidR="009024D2" w:rsidRPr="00341E98" w:rsidDel="00292BE3">
          <w:delText xml:space="preserve"> </w:delText>
        </w:r>
      </w:del>
      <w:r w:rsidR="009024D2" w:rsidRPr="00341E98">
        <w:t>and software development</w:t>
      </w:r>
      <w:ins w:id="18" w:author="Evangelos Katsamakas" w:date="2017-07-17T16:09:00Z">
        <w:r w:rsidRPr="00341E98">
          <w:t xml:space="preserve"> productivity.</w:t>
        </w:r>
      </w:ins>
    </w:p>
    <w:p w14:paraId="7CDA7AE8" w14:textId="77777777" w:rsidR="005648E7" w:rsidRPr="00341E98" w:rsidRDefault="005648E7" w:rsidP="001E4C9F">
      <w:pPr>
        <w:pStyle w:val="NormalWeb"/>
        <w:spacing w:before="0" w:beforeAutospacing="0" w:after="0" w:afterAutospacing="0"/>
        <w:jc w:val="both"/>
        <w:rPr>
          <w:ins w:id="19" w:author="Evangelos Katsamakas" w:date="2017-07-17T16:18:00Z"/>
        </w:rPr>
      </w:pPr>
    </w:p>
    <w:p w14:paraId="2525AA03" w14:textId="0C8C5A76" w:rsidR="009024D2" w:rsidRPr="00341E98" w:rsidRDefault="005648E7" w:rsidP="001E4C9F">
      <w:pPr>
        <w:pStyle w:val="NormalWeb"/>
        <w:spacing w:before="0" w:beforeAutospacing="0" w:after="0" w:afterAutospacing="0"/>
        <w:jc w:val="both"/>
        <w:rPr>
          <w:ins w:id="20" w:author="Evangelos Katsamakas" w:date="2017-07-17T16:10:00Z"/>
        </w:rPr>
      </w:pPr>
      <w:ins w:id="21" w:author="Evangelos Katsamakas" w:date="2017-07-17T16:18:00Z">
        <w:r w:rsidRPr="00341E98">
          <w:t>We demonstrate how a network data science approach can help companies gain rich insights about these questions.</w:t>
        </w:r>
      </w:ins>
      <w:ins w:id="22" w:author="Evangelos Katsamakas" w:date="2017-07-17T16:20:00Z">
        <w:r w:rsidRPr="00341E98">
          <w:t xml:space="preserve"> We define network data science as the use of data science methods, tools and algorithms in the modeling and analysis of network (graph) data.</w:t>
        </w:r>
      </w:ins>
      <w:ins w:id="23" w:author="Evangelos Katsamakas" w:date="2017-07-17T16:18:00Z">
        <w:r w:rsidRPr="00341E98">
          <w:t xml:space="preserve"> </w:t>
        </w:r>
      </w:ins>
      <w:del w:id="24" w:author="Evangelos Katsamakas" w:date="2017-07-17T16:09:00Z">
        <w:r w:rsidR="009024D2" w:rsidRPr="00341E98" w:rsidDel="00292BE3">
          <w:delText xml:space="preserve">. </w:delText>
        </w:r>
      </w:del>
    </w:p>
    <w:p w14:paraId="30F80A36" w14:textId="77777777" w:rsidR="00292BE3" w:rsidRPr="00341E98" w:rsidRDefault="00292BE3" w:rsidP="001E4C9F">
      <w:pPr>
        <w:pStyle w:val="NormalWeb"/>
        <w:spacing w:before="0" w:beforeAutospacing="0" w:after="0" w:afterAutospacing="0"/>
        <w:jc w:val="both"/>
        <w:rPr>
          <w:ins w:id="25" w:author="Evangelos Katsamakas" w:date="2017-07-17T16:13:00Z"/>
        </w:rPr>
      </w:pPr>
    </w:p>
    <w:p w14:paraId="36AC7A48" w14:textId="77777777" w:rsidR="00292BE3" w:rsidRPr="00341E98" w:rsidRDefault="00292BE3" w:rsidP="001E4C9F">
      <w:pPr>
        <w:pStyle w:val="NormalWeb"/>
        <w:spacing w:before="0" w:beforeAutospacing="0" w:after="0" w:afterAutospacing="0"/>
        <w:jc w:val="both"/>
        <w:rPr>
          <w:ins w:id="26" w:author="Evangelos Katsamakas" w:date="2017-07-17T16:10:00Z"/>
        </w:rPr>
      </w:pPr>
      <w:ins w:id="27" w:author="Evangelos Katsamakas" w:date="2017-07-17T16:13:00Z">
        <w:r w:rsidRPr="00341E98">
          <w:t>(WRITE A SUMMARY OF MAIN STEPS WE FOLLOW)</w:t>
        </w:r>
      </w:ins>
    </w:p>
    <w:p w14:paraId="11DBECA2" w14:textId="77777777" w:rsidR="00292BE3" w:rsidRPr="00341E98" w:rsidRDefault="00292BE3" w:rsidP="001E4C9F">
      <w:pPr>
        <w:pStyle w:val="NormalWeb"/>
        <w:spacing w:before="0" w:beforeAutospacing="0" w:after="0" w:afterAutospacing="0"/>
        <w:jc w:val="both"/>
      </w:pPr>
    </w:p>
    <w:p w14:paraId="3D11B97A" w14:textId="10212CF3" w:rsidR="007E039D" w:rsidRDefault="007E039D" w:rsidP="001E4C9F">
      <w:pPr>
        <w:pStyle w:val="NormalWeb"/>
        <w:spacing w:before="0" w:beforeAutospacing="0" w:after="0" w:afterAutospacing="0"/>
        <w:jc w:val="both"/>
      </w:pPr>
    </w:p>
    <w:p w14:paraId="63C62AAF" w14:textId="129C6FE8" w:rsidR="00BF6C55" w:rsidRDefault="00BF6C55" w:rsidP="001E4C9F">
      <w:pPr>
        <w:pStyle w:val="NormalWeb"/>
        <w:spacing w:before="0" w:beforeAutospacing="0" w:after="0" w:afterAutospacing="0"/>
        <w:jc w:val="both"/>
      </w:pPr>
    </w:p>
    <w:p w14:paraId="167DD2ED" w14:textId="2469ACB4" w:rsidR="00BF6C55" w:rsidRDefault="00BF6C55" w:rsidP="001E4C9F">
      <w:pPr>
        <w:pStyle w:val="NormalWeb"/>
        <w:spacing w:before="0" w:beforeAutospacing="0" w:after="0" w:afterAutospacing="0"/>
        <w:jc w:val="both"/>
      </w:pPr>
    </w:p>
    <w:p w14:paraId="6750CAC3" w14:textId="190BA184" w:rsidR="00BF6C55" w:rsidRDefault="00BF6C55" w:rsidP="001E4C9F">
      <w:pPr>
        <w:pStyle w:val="NormalWeb"/>
        <w:spacing w:before="0" w:beforeAutospacing="0" w:after="0" w:afterAutospacing="0"/>
        <w:jc w:val="both"/>
      </w:pPr>
    </w:p>
    <w:p w14:paraId="6E3FFE0C" w14:textId="77777777" w:rsidR="00BF6C55" w:rsidRPr="00341E98" w:rsidRDefault="00BF6C55" w:rsidP="001E4C9F">
      <w:pPr>
        <w:pStyle w:val="NormalWeb"/>
        <w:spacing w:before="0" w:beforeAutospacing="0" w:after="0" w:afterAutospacing="0"/>
        <w:jc w:val="both"/>
      </w:pPr>
    </w:p>
    <w:p w14:paraId="6C0540C1" w14:textId="77777777" w:rsidR="00985BBD" w:rsidRPr="00341E98" w:rsidRDefault="00985BBD" w:rsidP="009D003B">
      <w:pPr>
        <w:pStyle w:val="Heading1"/>
        <w:numPr>
          <w:ilvl w:val="0"/>
          <w:numId w:val="14"/>
        </w:numPr>
        <w:jc w:val="both"/>
        <w:rPr>
          <w:color w:val="auto"/>
        </w:rPr>
      </w:pPr>
      <w:r w:rsidRPr="00341E98">
        <w:rPr>
          <w:color w:val="auto"/>
        </w:rPr>
        <w:lastRenderedPageBreak/>
        <w:t>Data</w:t>
      </w:r>
      <w:r w:rsidR="00B811E8" w:rsidRPr="00341E98">
        <w:rPr>
          <w:color w:val="auto"/>
        </w:rPr>
        <w:t>set and data preparation</w:t>
      </w:r>
    </w:p>
    <w:p w14:paraId="2092183D" w14:textId="5FAC8A90" w:rsidR="00985BBD" w:rsidRPr="00341E98" w:rsidRDefault="00985BBD" w:rsidP="001E4C9F">
      <w:pPr>
        <w:pStyle w:val="NormalWeb"/>
        <w:spacing w:before="0" w:beforeAutospacing="0" w:after="0" w:afterAutospacing="0"/>
        <w:jc w:val="both"/>
      </w:pPr>
      <w:r w:rsidRPr="00341E98">
        <w:t xml:space="preserve">The dataset </w:t>
      </w:r>
      <w:r w:rsidR="00B920FD" w:rsidRPr="00341E98">
        <w:t xml:space="preserve">used </w:t>
      </w:r>
      <w:r w:rsidRPr="00341E98">
        <w:t xml:space="preserve">in this paper is the coding effort of 2621 developers to 1705 repositories in a real-life company </w:t>
      </w:r>
      <w:r w:rsidR="00C77A0B" w:rsidRPr="00341E98">
        <w:t xml:space="preserve">in </w:t>
      </w:r>
      <w:r w:rsidR="00FD0D3A" w:rsidRPr="00341E98">
        <w:t>a period</w:t>
      </w:r>
      <w:r w:rsidR="00C77A0B" w:rsidRPr="00341E98">
        <w:t xml:space="preserve"> of 92 days, from </w:t>
      </w:r>
      <w:r w:rsidRPr="00341E98">
        <w:t>July 1, 2015 to September 30, 2015. This</w:t>
      </w:r>
      <w:r w:rsidR="00952F34" w:rsidRPr="00341E98">
        <w:t xml:space="preserve"> panel data has four variables, namely </w:t>
      </w:r>
      <w:r w:rsidRPr="00341E98">
        <w:t>date, Worker ID</w:t>
      </w:r>
      <w:r w:rsidR="00952F34" w:rsidRPr="00341E98">
        <w:t>, coding effort, Repository ID</w:t>
      </w:r>
      <w:r w:rsidR="00B920FD" w:rsidRPr="00341E98">
        <w:t>.</w:t>
      </w:r>
      <w:r w:rsidR="00952F34" w:rsidRPr="00341E98">
        <w:t xml:space="preserve"> </w:t>
      </w:r>
      <w:r w:rsidR="00B920FD" w:rsidRPr="00341E98">
        <w:t xml:space="preserve">There are </w:t>
      </w:r>
      <w:r w:rsidRPr="00341E98">
        <w:t>17</w:t>
      </w:r>
      <w:r w:rsidR="008B66C1" w:rsidRPr="00341E98">
        <w:t>2</w:t>
      </w:r>
      <w:r w:rsidRPr="00341E98">
        <w:t>,3</w:t>
      </w:r>
      <w:r w:rsidR="008B66C1" w:rsidRPr="00341E98">
        <w:t>54</w:t>
      </w:r>
      <w:r w:rsidRPr="00341E98">
        <w:t xml:space="preserve"> records in total, where “Worker ID” and “Repository ID” identify each unique developer and project respectively. </w:t>
      </w:r>
      <w:r w:rsidR="00557039" w:rsidRPr="00341E98">
        <w:t>Data is gathered on past software development activity via source code repositories like Subversion and Git, and task tr</w:t>
      </w:r>
      <w:r w:rsidR="00BF38B8" w:rsidRPr="00341E98">
        <w:t>acking systems such as Jira. This</w:t>
      </w:r>
      <w:r w:rsidR="00557039" w:rsidRPr="00341E98">
        <w:t xml:space="preserve"> dataset is kindly provided by the company </w:t>
      </w:r>
      <w:proofErr w:type="spellStart"/>
      <w:r w:rsidR="00557039" w:rsidRPr="00341E98">
        <w:rPr>
          <w:highlight w:val="yellow"/>
        </w:rPr>
        <w:t>BlueOptima</w:t>
      </w:r>
      <w:proofErr w:type="spellEnd"/>
      <w:r w:rsidR="00557039" w:rsidRPr="00341E98">
        <w:rPr>
          <w:highlight w:val="yellow"/>
        </w:rPr>
        <w:t>.</w:t>
      </w:r>
      <w:r w:rsidR="00B811E8" w:rsidRPr="00341E98">
        <w:t xml:space="preserve"> </w:t>
      </w:r>
      <w:r w:rsidR="00DB6E9F" w:rsidRPr="00341E98">
        <w:t>Table</w:t>
      </w:r>
      <w:r w:rsidR="00B811E8" w:rsidRPr="00341E98">
        <w:t xml:space="preserve"> 1 shows </w:t>
      </w:r>
      <w:r w:rsidR="00FD0D3A" w:rsidRPr="00341E98">
        <w:t>a</w:t>
      </w:r>
      <w:r w:rsidRPr="00341E98">
        <w:t xml:space="preserve"> </w:t>
      </w:r>
      <w:r w:rsidR="00FD0D3A" w:rsidRPr="00341E98">
        <w:t>subset</w:t>
      </w:r>
      <w:r w:rsidR="00BF38B8" w:rsidRPr="00341E98">
        <w:t xml:space="preserve"> </w:t>
      </w:r>
      <w:r w:rsidR="00B920FD" w:rsidRPr="00341E98">
        <w:t>from</w:t>
      </w:r>
      <w:r w:rsidR="00BF38B8" w:rsidRPr="00341E98">
        <w:t xml:space="preserve"> the</w:t>
      </w:r>
      <w:r w:rsidR="008B66C1" w:rsidRPr="00341E98">
        <w:t xml:space="preserve"> </w:t>
      </w:r>
      <w:r w:rsidR="00BF38B8" w:rsidRPr="00341E98">
        <w:t>dataset</w:t>
      </w:r>
      <w:r w:rsidR="00B811E8" w:rsidRPr="00341E98">
        <w:t>.</w:t>
      </w:r>
    </w:p>
    <w:p w14:paraId="1FB893D6" w14:textId="77777777" w:rsidR="00985BBD" w:rsidRPr="00341E98" w:rsidRDefault="00985BBD" w:rsidP="001E4C9F">
      <w:pPr>
        <w:jc w:val="both"/>
        <w:rPr>
          <w:color w:val="auto"/>
        </w:rPr>
      </w:pPr>
    </w:p>
    <w:p w14:paraId="070C2AA6" w14:textId="77777777" w:rsidR="00985BBD" w:rsidRPr="00341E98" w:rsidRDefault="005B7080" w:rsidP="00771E0F">
      <w:pPr>
        <w:pStyle w:val="NormalWeb"/>
        <w:spacing w:before="0" w:beforeAutospacing="0" w:after="0" w:afterAutospacing="0"/>
        <w:jc w:val="center"/>
      </w:pPr>
      <w:r w:rsidRPr="00341E98">
        <w:rPr>
          <w:noProof/>
          <w:lang w:eastAsia="en-US"/>
        </w:rPr>
        <w:drawing>
          <wp:inline distT="0" distB="0" distL="0" distR="0" wp14:anchorId="7FACA0AB" wp14:editId="1C9CBEE7">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14:paraId="78CCD4BA" w14:textId="77777777" w:rsidR="00B811E8" w:rsidRPr="00341E98" w:rsidRDefault="00B811E8" w:rsidP="00771E0F">
      <w:pPr>
        <w:pStyle w:val="NormalWeb"/>
        <w:spacing w:before="0" w:beforeAutospacing="0" w:after="0" w:afterAutospacing="0"/>
        <w:jc w:val="center"/>
        <w:rPr>
          <w:b/>
        </w:rPr>
      </w:pPr>
    </w:p>
    <w:p w14:paraId="4AE6C5E0" w14:textId="5B10768F" w:rsidR="009C3D0F" w:rsidRPr="00341E98" w:rsidRDefault="00292BE3" w:rsidP="00DB6E9F">
      <w:pPr>
        <w:pStyle w:val="NormalWeb"/>
        <w:spacing w:before="0" w:beforeAutospacing="0" w:after="0" w:afterAutospacing="0"/>
        <w:jc w:val="center"/>
        <w:rPr>
          <w:shd w:val="clear" w:color="auto" w:fill="FFFFFF"/>
        </w:rPr>
      </w:pPr>
      <w:ins w:id="28" w:author="Evangelos Katsamakas" w:date="2017-07-17T16:14:00Z">
        <w:r w:rsidRPr="00341E98">
          <w:rPr>
            <w:b/>
          </w:rPr>
          <w:t xml:space="preserve">Table </w:t>
        </w:r>
      </w:ins>
      <w:commentRangeStart w:id="29"/>
      <w:r w:rsidR="00BF38B8" w:rsidRPr="00341E98">
        <w:rPr>
          <w:b/>
        </w:rPr>
        <w:t>1</w:t>
      </w:r>
      <w:commentRangeEnd w:id="29"/>
      <w:r w:rsidRPr="00341E98">
        <w:rPr>
          <w:rStyle w:val="CommentReference"/>
          <w:rFonts w:ascii="Arial" w:eastAsia="SimSun" w:hAnsi="Arial" w:cs="Arial"/>
        </w:rPr>
        <w:commentReference w:id="29"/>
      </w:r>
      <w:r w:rsidR="00B811E8" w:rsidRPr="00341E98">
        <w:rPr>
          <w:b/>
        </w:rPr>
        <w:t>.</w:t>
      </w:r>
      <w:r w:rsidR="00B811E8" w:rsidRPr="00341E98">
        <w:t xml:space="preserve"> </w:t>
      </w:r>
      <w:r w:rsidR="008516A7" w:rsidRPr="00341E98">
        <w:t xml:space="preserve">Sample of original dataset. </w:t>
      </w:r>
      <w:r w:rsidR="00B811E8" w:rsidRPr="00341E98">
        <w:rPr>
          <w:shd w:val="clear" w:color="auto" w:fill="FFFFFF"/>
        </w:rPr>
        <w:t>Coding effort is a proprietary software measurement and is calculated through evaluating every change that software developers contribute to projects in terms of a series of metrics, such as volume, complexity an</w:t>
      </w:r>
      <w:r w:rsidR="00DB6E9F" w:rsidRPr="00341E98">
        <w:rPr>
          <w:shd w:val="clear" w:color="auto" w:fill="FFFFFF"/>
        </w:rPr>
        <w:t>d interrelatedness of codes (Newswire 2013)</w:t>
      </w:r>
    </w:p>
    <w:p w14:paraId="21A13081" w14:textId="77777777" w:rsidR="00DB6E9F" w:rsidRPr="00341E98" w:rsidRDefault="00DB6E9F" w:rsidP="00DB6E9F">
      <w:pPr>
        <w:pStyle w:val="NormalWeb"/>
        <w:spacing w:before="0" w:beforeAutospacing="0" w:after="0" w:afterAutospacing="0"/>
        <w:jc w:val="center"/>
      </w:pPr>
    </w:p>
    <w:p w14:paraId="29C687D1" w14:textId="32D9AA9D" w:rsidR="00952F34" w:rsidRPr="00341E98" w:rsidRDefault="00325182" w:rsidP="001E4C9F">
      <w:pPr>
        <w:pStyle w:val="NormalWeb"/>
        <w:spacing w:before="0" w:beforeAutospacing="0" w:after="0" w:afterAutospacing="0"/>
        <w:jc w:val="both"/>
      </w:pPr>
      <w:r w:rsidRPr="00341E98">
        <w:t>There</w:t>
      </w:r>
      <w:r w:rsidR="0077121B" w:rsidRPr="00341E98">
        <w:t xml:space="preserve"> are many records with zero coding effort in the</w:t>
      </w:r>
      <w:r w:rsidRPr="00341E98">
        <w:t xml:space="preserve"> data. It is resulted from the fact that if </w:t>
      </w:r>
      <w:r w:rsidR="005C6F77" w:rsidRPr="00341E98">
        <w:t>a developer is involved in a project</w:t>
      </w:r>
      <w:r w:rsidR="0077121B" w:rsidRPr="00341E98">
        <w:t>,</w:t>
      </w:r>
      <w:r w:rsidR="005C6F77" w:rsidRPr="00341E98">
        <w:t xml:space="preserve"> coding effort </w:t>
      </w:r>
      <w:r w:rsidR="0077121B" w:rsidRPr="00341E98">
        <w:t xml:space="preserve">will be </w:t>
      </w:r>
      <w:r w:rsidRPr="00341E98">
        <w:t>recorded</w:t>
      </w:r>
      <w:r w:rsidR="0077121B" w:rsidRPr="00341E98">
        <w:t xml:space="preserve"> regardless of the absence of contribution. Therefore, to</w:t>
      </w:r>
      <w:r w:rsidR="005C6F77" w:rsidRPr="00341E98">
        <w:t xml:space="preserve"> keep </w:t>
      </w:r>
      <w:r w:rsidR="0077121B" w:rsidRPr="00341E98">
        <w:t>the</w:t>
      </w:r>
      <w:r w:rsidR="005C6F77" w:rsidRPr="00341E98">
        <w:t xml:space="preserve"> information of developers’</w:t>
      </w:r>
      <w:r w:rsidR="0077121B" w:rsidRPr="00341E98">
        <w:t xml:space="preserve"> involvement, we </w:t>
      </w:r>
      <w:r w:rsidR="00496AF6" w:rsidRPr="00341E98">
        <w:t>remain</w:t>
      </w:r>
      <w:r w:rsidR="0077121B" w:rsidRPr="00341E98">
        <w:t xml:space="preserve"> all data records.</w:t>
      </w:r>
    </w:p>
    <w:p w14:paraId="40551679" w14:textId="77777777" w:rsidR="00877D40" w:rsidRPr="00341E98" w:rsidRDefault="00877D40" w:rsidP="009D003B">
      <w:pPr>
        <w:pStyle w:val="NormalWeb"/>
        <w:spacing w:before="0" w:beforeAutospacing="0" w:after="0" w:afterAutospacing="0"/>
        <w:jc w:val="both"/>
        <w:rPr>
          <w:b/>
        </w:rPr>
      </w:pPr>
    </w:p>
    <w:p w14:paraId="1B4BE69E" w14:textId="77777777" w:rsidR="00BF38B8" w:rsidRPr="00341E98" w:rsidRDefault="00BF38B8" w:rsidP="00771E0F">
      <w:pPr>
        <w:pStyle w:val="NormalWeb"/>
        <w:spacing w:before="0" w:beforeAutospacing="0" w:after="0" w:afterAutospacing="0"/>
        <w:jc w:val="center"/>
        <w:rPr>
          <w:b/>
        </w:rPr>
      </w:pPr>
    </w:p>
    <w:p w14:paraId="49DAF9E3" w14:textId="3105280B" w:rsidR="00762C04" w:rsidRPr="00BF6C55" w:rsidRDefault="007A1BD2" w:rsidP="001E4C9F">
      <w:pPr>
        <w:pStyle w:val="Heading1"/>
        <w:numPr>
          <w:ilvl w:val="0"/>
          <w:numId w:val="14"/>
        </w:numPr>
        <w:jc w:val="both"/>
        <w:rPr>
          <w:color w:val="auto"/>
        </w:rPr>
      </w:pPr>
      <w:r w:rsidRPr="00BF6C55">
        <w:rPr>
          <w:color w:val="auto"/>
        </w:rPr>
        <w:t xml:space="preserve">Modeling </w:t>
      </w:r>
      <w:r w:rsidR="00DB6E9F" w:rsidRPr="00BF6C55">
        <w:rPr>
          <w:color w:val="auto"/>
        </w:rPr>
        <w:t>Effort and Contribution</w:t>
      </w:r>
      <w:r w:rsidR="00303304" w:rsidRPr="00BF6C55">
        <w:rPr>
          <w:color w:val="auto"/>
        </w:rPr>
        <w:t xml:space="preserve">: </w:t>
      </w:r>
      <w:r w:rsidR="00DB6E9F" w:rsidRPr="00BF6C55">
        <w:rPr>
          <w:color w:val="auto"/>
        </w:rPr>
        <w:t>Developers-Projects G</w:t>
      </w:r>
      <w:r w:rsidR="00303304" w:rsidRPr="00BF6C55">
        <w:rPr>
          <w:color w:val="auto"/>
        </w:rPr>
        <w:t>raph</w:t>
      </w:r>
    </w:p>
    <w:p w14:paraId="70B16609" w14:textId="77777777" w:rsidR="005E7E1D" w:rsidRPr="00341E98" w:rsidRDefault="005E7E1D" w:rsidP="005E7E1D">
      <w:pPr>
        <w:rPr>
          <w:color w:val="auto"/>
        </w:rPr>
      </w:pPr>
    </w:p>
    <w:p w14:paraId="60A448AD" w14:textId="212B833A" w:rsidR="00952F34" w:rsidRPr="00341E98" w:rsidRDefault="00790F2D" w:rsidP="001E4C9F">
      <w:pPr>
        <w:pStyle w:val="NormalWeb"/>
        <w:spacing w:before="0" w:beforeAutospacing="0" w:after="0" w:afterAutospacing="0"/>
        <w:jc w:val="both"/>
      </w:pPr>
      <w:r w:rsidRPr="00341E98">
        <w:t xml:space="preserve">When </w:t>
      </w:r>
      <w:r w:rsidR="0023371D" w:rsidRPr="00341E98">
        <w:t>relations are modeled</w:t>
      </w:r>
      <w:r w:rsidRPr="00341E98">
        <w:t xml:space="preserve"> between two different classes of objects, bipartite graphs arise naturally</w:t>
      </w:r>
      <w:r w:rsidR="001C5621" w:rsidRPr="00341E98">
        <w:t xml:space="preserve"> (</w:t>
      </w:r>
      <w:r w:rsidR="00BC191F" w:rsidRPr="00341E98">
        <w:t>Guillaume and</w:t>
      </w:r>
      <w:r w:rsidR="00DB6E9F" w:rsidRPr="00341E98">
        <w:t xml:space="preserve"> </w:t>
      </w:r>
      <w:proofErr w:type="spellStart"/>
      <w:r w:rsidR="00DB6E9F" w:rsidRPr="00341E98">
        <w:t>Latapy</w:t>
      </w:r>
      <w:proofErr w:type="spellEnd"/>
      <w:r w:rsidR="00BC191F" w:rsidRPr="00341E98">
        <w:t xml:space="preserve"> </w:t>
      </w:r>
      <w:r w:rsidR="00DB6E9F" w:rsidRPr="00341E98">
        <w:t xml:space="preserve">2004). </w:t>
      </w:r>
      <w:r w:rsidRPr="00341E98">
        <w:t xml:space="preserve">A graph of </w:t>
      </w:r>
      <w:r w:rsidR="00303304" w:rsidRPr="00341E98">
        <w:t>customers</w:t>
      </w:r>
      <w:r w:rsidRPr="00341E98">
        <w:t xml:space="preserve"> and </w:t>
      </w:r>
      <w:r w:rsidR="00303304" w:rsidRPr="00341E98">
        <w:t>products</w:t>
      </w:r>
      <w:r w:rsidRPr="00341E98">
        <w:t xml:space="preserve">, with an edge between a </w:t>
      </w:r>
      <w:r w:rsidR="00303304" w:rsidRPr="00341E98">
        <w:t xml:space="preserve">customer </w:t>
      </w:r>
      <w:r w:rsidRPr="00341E98">
        <w:t xml:space="preserve">and a </w:t>
      </w:r>
      <w:r w:rsidR="00303304" w:rsidRPr="00341E98">
        <w:t xml:space="preserve">product, </w:t>
      </w:r>
      <w:r w:rsidRPr="00341E98">
        <w:t xml:space="preserve">if the </w:t>
      </w:r>
      <w:r w:rsidR="00303304" w:rsidRPr="00341E98">
        <w:t xml:space="preserve">customer </w:t>
      </w:r>
      <w:r w:rsidRPr="00341E98">
        <w:t xml:space="preserve">has </w:t>
      </w:r>
      <w:r w:rsidR="00303304" w:rsidRPr="00341E98">
        <w:t>bought that product</w:t>
      </w:r>
      <w:r w:rsidRPr="00341E98">
        <w:t xml:space="preserve">, is a </w:t>
      </w:r>
      <w:r w:rsidR="00303304" w:rsidRPr="00341E98">
        <w:t>simple</w:t>
      </w:r>
      <w:r w:rsidRPr="00341E98">
        <w:t xml:space="preserve"> example of </w:t>
      </w:r>
      <w:r w:rsidR="00303304" w:rsidRPr="00341E98">
        <w:t xml:space="preserve">a </w:t>
      </w:r>
      <w:r w:rsidRPr="00341E98">
        <w:t xml:space="preserve">bipartite graph. </w:t>
      </w:r>
    </w:p>
    <w:p w14:paraId="1984F3C9" w14:textId="77777777" w:rsidR="00BF38B8" w:rsidRPr="00341E98" w:rsidRDefault="00BF38B8" w:rsidP="001E4C9F">
      <w:pPr>
        <w:pStyle w:val="NormalWeb"/>
        <w:spacing w:before="0" w:beforeAutospacing="0" w:after="0" w:afterAutospacing="0"/>
        <w:jc w:val="both"/>
      </w:pPr>
    </w:p>
    <w:p w14:paraId="1C891ED1" w14:textId="445BF4C1" w:rsidR="00790F2D" w:rsidRPr="00341E98" w:rsidRDefault="0035556D" w:rsidP="001E4C9F">
      <w:pPr>
        <w:pStyle w:val="NormalWeb"/>
        <w:spacing w:before="0" w:beforeAutospacing="0" w:after="0" w:afterAutospacing="0"/>
        <w:jc w:val="both"/>
      </w:pPr>
      <w:r w:rsidRPr="00341E98">
        <w:t>To construct the graph, we aggregate</w:t>
      </w:r>
      <w:r w:rsidR="00972F6A" w:rsidRPr="00341E98">
        <w:t xml:space="preserve"> </w:t>
      </w:r>
      <w:r w:rsidR="005968FF" w:rsidRPr="00341E98">
        <w:t>each developer’s contribution to every repository</w:t>
      </w:r>
      <w:r w:rsidR="00972F6A" w:rsidRPr="00341E98">
        <w:t xml:space="preserve">. The graph therefore stands for a static </w:t>
      </w:r>
      <w:r w:rsidR="00952F34" w:rsidRPr="00341E98">
        <w:t>developer-to-repository n</w:t>
      </w:r>
      <w:r w:rsidR="00972F6A" w:rsidRPr="00341E98">
        <w:t>etwork</w:t>
      </w:r>
      <w:r w:rsidR="005968FF" w:rsidRPr="00341E98">
        <w:t xml:space="preserve">, </w:t>
      </w:r>
      <w:r w:rsidR="00790F2D" w:rsidRPr="00341E98">
        <w:t xml:space="preserve">where developers belong to </w:t>
      </w:r>
      <w:r w:rsidR="00790F2D" w:rsidRPr="00341E98">
        <w:lastRenderedPageBreak/>
        <w:t>one mode and repositories another.</w:t>
      </w:r>
      <w:r w:rsidR="005968FF" w:rsidRPr="00341E98">
        <w:t xml:space="preserve"> Edges </w:t>
      </w:r>
      <w:r w:rsidR="00D04B0D" w:rsidRPr="00341E98">
        <w:t>represent</w:t>
      </w:r>
      <w:r w:rsidR="00FD0D3A" w:rsidRPr="00341E98">
        <w:t xml:space="preserve"> developers’ contribution to project</w:t>
      </w:r>
      <w:r w:rsidR="00325182" w:rsidRPr="00341E98">
        <w:t>s</w:t>
      </w:r>
      <w:r w:rsidR="00FD0D3A" w:rsidRPr="00341E98">
        <w:t xml:space="preserve"> and are weighted by coding effort</w:t>
      </w:r>
      <w:r w:rsidR="00D04B0D" w:rsidRPr="00341E98">
        <w:t>.</w:t>
      </w:r>
      <w:r w:rsidR="005B7080" w:rsidRPr="00341E98">
        <w:t xml:space="preserve"> </w:t>
      </w:r>
    </w:p>
    <w:p w14:paraId="537005A0" w14:textId="77777777" w:rsidR="00961E1A" w:rsidRPr="00341E98" w:rsidRDefault="00961E1A" w:rsidP="009D003B">
      <w:pPr>
        <w:pStyle w:val="NormalWeb"/>
        <w:spacing w:before="0" w:beforeAutospacing="0" w:after="0" w:afterAutospacing="0"/>
        <w:ind w:left="720"/>
        <w:jc w:val="both"/>
        <w:rPr>
          <w:b/>
        </w:rPr>
      </w:pPr>
    </w:p>
    <w:p w14:paraId="0B94B2D4" w14:textId="77777777" w:rsidR="00961E1A" w:rsidRPr="00341E98" w:rsidRDefault="00961E1A" w:rsidP="00961E1A">
      <w:pPr>
        <w:pStyle w:val="NormalWeb"/>
        <w:numPr>
          <w:ilvl w:val="1"/>
          <w:numId w:val="14"/>
        </w:numPr>
        <w:jc w:val="both"/>
        <w:rPr>
          <w:b/>
        </w:rPr>
      </w:pPr>
      <w:r w:rsidRPr="00341E98">
        <w:rPr>
          <w:b/>
        </w:rPr>
        <w:t>Graph Properties</w:t>
      </w:r>
    </w:p>
    <w:p w14:paraId="629D317A" w14:textId="310D1E3A" w:rsidR="00FD0D3A" w:rsidRPr="00341E98" w:rsidRDefault="009D003B" w:rsidP="00E57CE7">
      <w:pPr>
        <w:pStyle w:val="NormalWeb"/>
        <w:spacing w:before="0" w:beforeAutospacing="0" w:after="0" w:afterAutospacing="0"/>
        <w:jc w:val="both"/>
        <w:rPr>
          <w:rStyle w:val="Hyperlink"/>
          <w:color w:val="auto"/>
          <w:u w:val="none"/>
          <w:shd w:val="clear" w:color="auto" w:fill="FFFFFF"/>
        </w:rPr>
      </w:pPr>
      <w:r w:rsidRPr="00341E98">
        <w:rPr>
          <w:rStyle w:val="Hyperlink"/>
          <w:color w:val="auto"/>
          <w:u w:val="none"/>
          <w:shd w:val="clear" w:color="auto" w:fill="FFFFFF"/>
        </w:rPr>
        <w:t>To</w:t>
      </w:r>
      <w:r w:rsidR="00303304" w:rsidRPr="00341E98">
        <w:rPr>
          <w:rStyle w:val="Hyperlink"/>
          <w:color w:val="auto"/>
          <w:u w:val="none"/>
          <w:shd w:val="clear" w:color="auto" w:fill="FFFFFF"/>
        </w:rPr>
        <w:t xml:space="preserve"> understand the p</w:t>
      </w:r>
      <w:r w:rsidR="00BF38B8" w:rsidRPr="00341E98">
        <w:rPr>
          <w:rStyle w:val="Hyperlink"/>
          <w:color w:val="auto"/>
          <w:u w:val="none"/>
          <w:shd w:val="clear" w:color="auto" w:fill="FFFFFF"/>
        </w:rPr>
        <w:t>roperties of th</w:t>
      </w:r>
      <w:r w:rsidR="00303304" w:rsidRPr="00341E98">
        <w:rPr>
          <w:rStyle w:val="Hyperlink"/>
          <w:color w:val="auto"/>
          <w:u w:val="none"/>
          <w:shd w:val="clear" w:color="auto" w:fill="FFFFFF"/>
        </w:rPr>
        <w:t>is</w:t>
      </w:r>
      <w:r w:rsidR="00BF38B8" w:rsidRPr="00341E98">
        <w:rPr>
          <w:rStyle w:val="Hyperlink"/>
          <w:color w:val="auto"/>
          <w:u w:val="none"/>
          <w:shd w:val="clear" w:color="auto" w:fill="FFFFFF"/>
        </w:rPr>
        <w:t xml:space="preserve"> network</w:t>
      </w:r>
      <w:r w:rsidR="00952F34" w:rsidRPr="00341E98">
        <w:rPr>
          <w:rStyle w:val="Hyperlink"/>
          <w:color w:val="auto"/>
          <w:u w:val="none"/>
          <w:shd w:val="clear" w:color="auto" w:fill="FFFFFF"/>
        </w:rPr>
        <w:t>,</w:t>
      </w:r>
      <w:r w:rsidR="00303304" w:rsidRPr="00341E98">
        <w:rPr>
          <w:rStyle w:val="Hyperlink"/>
          <w:color w:val="auto"/>
          <w:u w:val="none"/>
          <w:shd w:val="clear" w:color="auto" w:fill="FFFFFF"/>
        </w:rPr>
        <w:t xml:space="preserve"> we </w:t>
      </w:r>
      <w:r w:rsidR="0035556D" w:rsidRPr="00341E98">
        <w:rPr>
          <w:rStyle w:val="Hyperlink"/>
          <w:color w:val="auto"/>
          <w:u w:val="none"/>
          <w:shd w:val="clear" w:color="auto" w:fill="FFFFFF"/>
        </w:rPr>
        <w:t>apply</w:t>
      </w:r>
      <w:r w:rsidR="00303304" w:rsidRPr="00341E98">
        <w:rPr>
          <w:rStyle w:val="Hyperlink"/>
          <w:color w:val="auto"/>
          <w:u w:val="none"/>
          <w:shd w:val="clear" w:color="auto" w:fill="FFFFFF"/>
        </w:rPr>
        <w:t xml:space="preserve"> </w:t>
      </w:r>
      <w:r w:rsidR="00E57CE7" w:rsidRPr="00341E98">
        <w:rPr>
          <w:rStyle w:val="Hyperlink"/>
          <w:color w:val="auto"/>
          <w:u w:val="none"/>
          <w:shd w:val="clear" w:color="auto" w:fill="FFFFFF"/>
        </w:rPr>
        <w:t>a</w:t>
      </w:r>
      <w:r w:rsidRPr="00341E98">
        <w:rPr>
          <w:rStyle w:val="Hyperlink"/>
          <w:color w:val="auto"/>
          <w:u w:val="none"/>
          <w:shd w:val="clear" w:color="auto" w:fill="FFFFFF"/>
        </w:rPr>
        <w:t xml:space="preserve"> measurement</w:t>
      </w:r>
      <w:r w:rsidR="00E57CE7" w:rsidRPr="00341E98">
        <w:rPr>
          <w:rStyle w:val="Hyperlink"/>
          <w:color w:val="auto"/>
          <w:u w:val="none"/>
          <w:shd w:val="clear" w:color="auto" w:fill="FFFFFF"/>
        </w:rPr>
        <w:t xml:space="preserve"> called </w:t>
      </w:r>
      <w:r w:rsidR="00303304" w:rsidRPr="00341E98">
        <w:rPr>
          <w:rStyle w:val="Hyperlink"/>
          <w:color w:val="auto"/>
          <w:u w:val="none"/>
          <w:shd w:val="clear" w:color="auto" w:fill="FFFFFF"/>
        </w:rPr>
        <w:t>d</w:t>
      </w:r>
      <w:r w:rsidR="00952F34" w:rsidRPr="00341E98">
        <w:rPr>
          <w:rStyle w:val="Hyperlink"/>
          <w:color w:val="auto"/>
          <w:u w:val="none"/>
          <w:shd w:val="clear" w:color="auto" w:fill="FFFFFF"/>
        </w:rPr>
        <w:t xml:space="preserve">egree </w:t>
      </w:r>
      <w:r w:rsidR="00303304" w:rsidRPr="00341E98">
        <w:rPr>
          <w:rStyle w:val="Hyperlink"/>
          <w:color w:val="auto"/>
          <w:u w:val="none"/>
          <w:shd w:val="clear" w:color="auto" w:fill="FFFFFF"/>
        </w:rPr>
        <w:t>c</w:t>
      </w:r>
      <w:r w:rsidR="00325182" w:rsidRPr="00341E98">
        <w:rPr>
          <w:rStyle w:val="Hyperlink"/>
          <w:color w:val="auto"/>
          <w:u w:val="none"/>
          <w:shd w:val="clear" w:color="auto" w:fill="FFFFFF"/>
        </w:rPr>
        <w:t xml:space="preserve">entrality to </w:t>
      </w:r>
      <w:r w:rsidRPr="00341E98">
        <w:rPr>
          <w:rStyle w:val="Hyperlink"/>
          <w:color w:val="auto"/>
          <w:u w:val="none"/>
          <w:shd w:val="clear" w:color="auto" w:fill="FFFFFF"/>
        </w:rPr>
        <w:t xml:space="preserve">the graph. </w:t>
      </w:r>
      <w:r w:rsidR="00DB6E9F" w:rsidRPr="00341E98">
        <w:rPr>
          <w:rStyle w:val="Hyperlink"/>
          <w:color w:val="auto"/>
          <w:u w:val="none"/>
          <w:shd w:val="clear" w:color="auto" w:fill="FFFFFF"/>
        </w:rPr>
        <w:t>(</w:t>
      </w:r>
      <w:r w:rsidR="00DB6E9F" w:rsidRPr="00341E98">
        <w:t>Newman 2010)</w:t>
      </w:r>
    </w:p>
    <w:p w14:paraId="437FF395" w14:textId="300DD497" w:rsidR="00FD0D3A" w:rsidRPr="00341E98" w:rsidRDefault="00952F34" w:rsidP="00E57CE7">
      <w:pPr>
        <w:pStyle w:val="NormalWeb"/>
        <w:jc w:val="both"/>
      </w:pPr>
      <w:r w:rsidRPr="00341E98">
        <w:rPr>
          <w:rStyle w:val="Hyperlink"/>
          <w:color w:val="auto"/>
          <w:u w:val="none"/>
        </w:rPr>
        <w:t>Degree is the</w:t>
      </w:r>
      <w:r w:rsidR="00FD0D3A" w:rsidRPr="00341E98">
        <w:rPr>
          <w:rStyle w:val="Hyperlink"/>
          <w:color w:val="auto"/>
          <w:u w:val="none"/>
        </w:rPr>
        <w:t xml:space="preserve"> number of ties that a node has.</w:t>
      </w:r>
      <w:r w:rsidR="00FD0D3A" w:rsidRPr="00341E98">
        <w:t xml:space="preserve"> </w:t>
      </w:r>
      <w:r w:rsidR="00972F6A" w:rsidRPr="00341E98">
        <w:t>In the developer</w:t>
      </w:r>
      <w:r w:rsidR="00FD0D3A" w:rsidRPr="00341E98">
        <w:t xml:space="preserve">-repository </w:t>
      </w:r>
      <w:r w:rsidR="008B6D70" w:rsidRPr="00341E98">
        <w:t>situation</w:t>
      </w:r>
      <w:r w:rsidR="00FD0D3A" w:rsidRPr="00341E98">
        <w:t>, nodes with degree of one can be interpreted as “</w:t>
      </w:r>
      <w:r w:rsidR="00B50C28">
        <w:rPr>
          <w:highlight w:val="yellow"/>
        </w:rPr>
        <w:t>excusive</w:t>
      </w:r>
      <w:r w:rsidR="00FD0D3A" w:rsidRPr="00341E98">
        <w:rPr>
          <w:highlight w:val="yellow"/>
        </w:rPr>
        <w:t xml:space="preserve"> developers</w:t>
      </w:r>
      <w:r w:rsidR="001C5621" w:rsidRPr="00341E98">
        <w:t>” who work</w:t>
      </w:r>
      <w:r w:rsidR="00FD0D3A" w:rsidRPr="00341E98">
        <w:t xml:space="preserve"> on only one project, or i</w:t>
      </w:r>
      <w:r w:rsidR="001C5621" w:rsidRPr="00341E98">
        <w:t>ndividual project which contain</w:t>
      </w:r>
      <w:r w:rsidR="00FD0D3A" w:rsidRPr="00341E98">
        <w:t xml:space="preserve"> only one developer. It is found that during the entire period in concern, </w:t>
      </w:r>
      <w:bookmarkStart w:id="30" w:name="_Hlk487806488"/>
      <w:r w:rsidR="002829E3">
        <w:t>near 60% developers (1440</w:t>
      </w:r>
      <w:r w:rsidR="00FD0D3A" w:rsidRPr="00341E98">
        <w:t xml:space="preserve"> ou</w:t>
      </w:r>
      <w:r w:rsidR="001C5621" w:rsidRPr="00341E98">
        <w:t xml:space="preserve">t of 2459) </w:t>
      </w:r>
      <w:r w:rsidR="002829E3">
        <w:t xml:space="preserve">is responsible for </w:t>
      </w:r>
      <w:r w:rsidR="00FD0D3A" w:rsidRPr="00341E98">
        <w:t xml:space="preserve">only one project </w:t>
      </w:r>
      <w:r w:rsidR="00322D47">
        <w:t xml:space="preserve">and </w:t>
      </w:r>
      <w:r w:rsidR="002829E3">
        <w:t>about half</w:t>
      </w:r>
      <w:r w:rsidR="00FD0D3A" w:rsidRPr="00341E98">
        <w:t xml:space="preserve"> </w:t>
      </w:r>
      <w:r w:rsidR="002829E3">
        <w:t>(725</w:t>
      </w:r>
      <w:r w:rsidR="00FD0D3A" w:rsidRPr="00341E98">
        <w:t xml:space="preserve"> out of 1496) </w:t>
      </w:r>
      <w:r w:rsidR="001C5621" w:rsidRPr="00341E98">
        <w:t>are</w:t>
      </w:r>
      <w:r w:rsidR="00FD0D3A" w:rsidRPr="00341E98">
        <w:t xml:space="preserve"> individual projects. </w:t>
      </w:r>
      <w:bookmarkEnd w:id="30"/>
      <w:r w:rsidR="00FD0D3A" w:rsidRPr="00341E98">
        <w:t>In a</w:t>
      </w:r>
      <w:r w:rsidR="002829E3">
        <w:t>ddition, the maximum degree is 45 for all developer nodes and 100</w:t>
      </w:r>
      <w:r w:rsidR="00FD0D3A" w:rsidRPr="00341E98">
        <w:t xml:space="preserve"> for repository nodes</w:t>
      </w:r>
      <w:r w:rsidR="001C5621" w:rsidRPr="00341E98">
        <w:t>, meaning that the most multi</w:t>
      </w:r>
      <w:r w:rsidR="00FD0D3A" w:rsidRPr="00341E98">
        <w:t>-tasking developer (Developer “</w:t>
      </w:r>
      <w:proofErr w:type="spellStart"/>
      <w:r w:rsidR="00FD0D3A" w:rsidRPr="00341E98">
        <w:t>ouj</w:t>
      </w:r>
      <w:proofErr w:type="spellEnd"/>
      <w:r w:rsidR="00FD0D3A" w:rsidRPr="00341E98">
        <w:t xml:space="preserve">”) </w:t>
      </w:r>
      <w:r w:rsidR="00322D47">
        <w:t>is involved in</w:t>
      </w:r>
      <w:r w:rsidR="00FD0D3A" w:rsidRPr="00341E98">
        <w:t xml:space="preserve"> 39 projects and the largest project (Project “KGD”) </w:t>
      </w:r>
      <w:r w:rsidR="001C5621" w:rsidRPr="00341E98">
        <w:t>is</w:t>
      </w:r>
      <w:r w:rsidR="00322D47">
        <w:t xml:space="preserve"> contributed by 100</w:t>
      </w:r>
      <w:r w:rsidR="00FD0D3A" w:rsidRPr="00341E98">
        <w:t xml:space="preserve"> developers.</w:t>
      </w:r>
      <w:r w:rsidR="00322D47">
        <w:t xml:space="preserve"> Also, the average degree is 2.45 for worker nodes and 3.76</w:t>
      </w:r>
      <w:r w:rsidR="00FD0D3A" w:rsidRPr="00341E98">
        <w:t xml:space="preserve"> for repository, meaning </w:t>
      </w:r>
      <w:r w:rsidR="001C5621" w:rsidRPr="00341E98">
        <w:t>that, overall, each worker works</w:t>
      </w:r>
      <w:r w:rsidR="00FD0D3A" w:rsidRPr="00341E98">
        <w:t xml:space="preserve"> on two projects and each reposi</w:t>
      </w:r>
      <w:r w:rsidR="001C5621" w:rsidRPr="00341E98">
        <w:t>tory contains</w:t>
      </w:r>
      <w:r w:rsidR="00FD0D3A" w:rsidRPr="00341E98">
        <w:t xml:space="preserve"> four workers.</w:t>
      </w:r>
    </w:p>
    <w:p w14:paraId="1EB061F0" w14:textId="17D1573F" w:rsidR="00E57CE7" w:rsidRPr="00341E98" w:rsidRDefault="00325182" w:rsidP="00021869">
      <w:pPr>
        <w:jc w:val="both"/>
        <w:rPr>
          <w:rFonts w:hint="eastAsia"/>
          <w:color w:val="auto"/>
        </w:rPr>
      </w:pPr>
      <w:r w:rsidRPr="00341E98">
        <w:rPr>
          <w:rFonts w:ascii="Times New Roman" w:hAnsi="Times New Roman" w:cs="Times New Roman"/>
          <w:color w:val="auto"/>
          <w:sz w:val="24"/>
          <w:szCs w:val="24"/>
        </w:rPr>
        <w:t xml:space="preserve">With most projects </w:t>
      </w:r>
      <w:r w:rsidRPr="00341E98">
        <w:rPr>
          <w:rFonts w:ascii="Times New Roman" w:hAnsi="Times New Roman" w:cs="Times New Roman" w:hint="eastAsia"/>
          <w:color w:val="auto"/>
          <w:sz w:val="24"/>
          <w:szCs w:val="24"/>
        </w:rPr>
        <w:t>being</w:t>
      </w:r>
      <w:r w:rsidRPr="00341E98">
        <w:rPr>
          <w:rFonts w:ascii="Times New Roman" w:hAnsi="Times New Roman" w:cs="Times New Roman"/>
          <w:color w:val="auto"/>
          <w:sz w:val="24"/>
          <w:szCs w:val="24"/>
        </w:rPr>
        <w:t xml:space="preserve"> small and a few large, </w:t>
      </w:r>
      <w:r w:rsidR="00E57CE7" w:rsidRPr="00341E98">
        <w:rPr>
          <w:rFonts w:ascii="Times New Roman" w:hAnsi="Times New Roman" w:cs="Times New Roman"/>
          <w:color w:val="auto"/>
          <w:sz w:val="24"/>
          <w:szCs w:val="24"/>
        </w:rPr>
        <w:t>it is reasonable to c</w:t>
      </w:r>
      <w:r w:rsidRPr="00341E98">
        <w:rPr>
          <w:rFonts w:ascii="Times New Roman" w:hAnsi="Times New Roman" w:cs="Times New Roman"/>
          <w:color w:val="auto"/>
          <w:sz w:val="24"/>
          <w:szCs w:val="24"/>
        </w:rPr>
        <w:t xml:space="preserve">onclude that sizes of projects </w:t>
      </w:r>
      <w:r w:rsidR="0035556D" w:rsidRPr="00341E98">
        <w:rPr>
          <w:rFonts w:ascii="Times New Roman" w:hAnsi="Times New Roman" w:cs="Times New Roman"/>
          <w:color w:val="auto"/>
          <w:sz w:val="24"/>
          <w:szCs w:val="24"/>
        </w:rPr>
        <w:t>are</w:t>
      </w:r>
      <w:r w:rsidR="00021869" w:rsidRPr="00341E98">
        <w:rPr>
          <w:rFonts w:ascii="Times New Roman" w:hAnsi="Times New Roman" w:cs="Times New Roman"/>
          <w:color w:val="auto"/>
          <w:sz w:val="24"/>
          <w:szCs w:val="24"/>
        </w:rPr>
        <w:t xml:space="preserve"> polarized, indicating that </w:t>
      </w:r>
      <w:r w:rsidR="00E57CE7" w:rsidRPr="00341E98">
        <w:rPr>
          <w:rFonts w:ascii="Times New Roman" w:hAnsi="Times New Roman" w:cs="Times New Roman"/>
          <w:color w:val="auto"/>
          <w:sz w:val="24"/>
          <w:szCs w:val="24"/>
        </w:rPr>
        <w:t>the compa</w:t>
      </w:r>
      <w:r w:rsidR="00E57CE7" w:rsidRPr="00341E98">
        <w:rPr>
          <w:rFonts w:ascii="Times New Roman" w:hAnsi="Times New Roman" w:cs="Times New Roman" w:hint="eastAsia"/>
          <w:color w:val="auto"/>
          <w:sz w:val="24"/>
          <w:szCs w:val="24"/>
        </w:rPr>
        <w:t>ny</w:t>
      </w:r>
      <w:r w:rsidR="00E57CE7" w:rsidRPr="00341E98">
        <w:rPr>
          <w:rFonts w:ascii="Times New Roman" w:hAnsi="Times New Roman" w:cs="Times New Roman"/>
          <w:color w:val="auto"/>
          <w:sz w:val="24"/>
          <w:szCs w:val="24"/>
        </w:rPr>
        <w:t xml:space="preserve">’s software development business </w:t>
      </w:r>
      <w:r w:rsidR="0035556D" w:rsidRPr="00341E98">
        <w:rPr>
          <w:rFonts w:ascii="Times New Roman" w:hAnsi="Times New Roman" w:cs="Times New Roman"/>
          <w:color w:val="auto"/>
          <w:sz w:val="24"/>
          <w:szCs w:val="24"/>
        </w:rPr>
        <w:t>is</w:t>
      </w:r>
      <w:r w:rsidR="00E57CE7" w:rsidRPr="00341E98">
        <w:rPr>
          <w:rFonts w:ascii="Times New Roman" w:hAnsi="Times New Roman" w:cs="Times New Roman"/>
          <w:color w:val="auto"/>
          <w:sz w:val="24"/>
          <w:szCs w:val="24"/>
        </w:rPr>
        <w:t xml:space="preserve"> a combination of a few principal projects and plenty of small projects. </w:t>
      </w:r>
      <w:r w:rsidR="00021869" w:rsidRPr="00341E98">
        <w:rPr>
          <w:rFonts w:ascii="Times New Roman" w:hAnsi="Times New Roman" w:cs="Times New Roman"/>
          <w:color w:val="auto"/>
          <w:sz w:val="24"/>
          <w:szCs w:val="24"/>
        </w:rPr>
        <w:t>Moreover</w:t>
      </w:r>
      <w:r w:rsidR="00E57CE7" w:rsidRPr="00341E98">
        <w:rPr>
          <w:rFonts w:ascii="Times New Roman" w:hAnsi="Times New Roman" w:cs="Times New Roman"/>
          <w:color w:val="auto"/>
          <w:sz w:val="24"/>
          <w:szCs w:val="24"/>
        </w:rPr>
        <w:t xml:space="preserve">, if developers’ roles can be implied by the number of projects they </w:t>
      </w:r>
      <w:r w:rsidR="0035556D" w:rsidRPr="00341E98">
        <w:rPr>
          <w:rFonts w:ascii="Times New Roman" w:hAnsi="Times New Roman" w:cs="Times New Roman"/>
          <w:color w:val="auto"/>
          <w:sz w:val="24"/>
          <w:szCs w:val="24"/>
        </w:rPr>
        <w:t>work</w:t>
      </w:r>
      <w:r w:rsidR="00E57CE7" w:rsidRPr="00341E98">
        <w:rPr>
          <w:rFonts w:ascii="Times New Roman" w:hAnsi="Times New Roman" w:cs="Times New Roman"/>
          <w:color w:val="auto"/>
          <w:sz w:val="24"/>
          <w:szCs w:val="24"/>
        </w:rPr>
        <w:t xml:space="preserve"> on and the contribution they </w:t>
      </w:r>
      <w:r w:rsidR="0035556D" w:rsidRPr="00341E98">
        <w:rPr>
          <w:rFonts w:ascii="Times New Roman" w:hAnsi="Times New Roman" w:cs="Times New Roman"/>
          <w:color w:val="auto"/>
          <w:sz w:val="24"/>
          <w:szCs w:val="24"/>
        </w:rPr>
        <w:t>make</w:t>
      </w:r>
      <w:r w:rsidR="00E57CE7" w:rsidRPr="00341E98">
        <w:rPr>
          <w:rFonts w:ascii="Times New Roman" w:hAnsi="Times New Roman" w:cs="Times New Roman"/>
          <w:color w:val="auto"/>
          <w:sz w:val="24"/>
          <w:szCs w:val="24"/>
        </w:rPr>
        <w:t>, for example, managers tend to distribute their contribution in a wider range of projects, we are probably able t</w:t>
      </w:r>
      <w:r w:rsidR="00021869" w:rsidRPr="00341E98">
        <w:rPr>
          <w:rFonts w:ascii="Times New Roman" w:hAnsi="Times New Roman" w:cs="Times New Roman"/>
          <w:color w:val="auto"/>
          <w:sz w:val="24"/>
          <w:szCs w:val="24"/>
        </w:rPr>
        <w:t xml:space="preserve">o see the workforce allocation. </w:t>
      </w:r>
      <w:r w:rsidR="00DB6E9F" w:rsidRPr="00341E98">
        <w:rPr>
          <w:rFonts w:ascii="Times New Roman" w:hAnsi="Times New Roman" w:cs="Times New Roman"/>
          <w:color w:val="auto"/>
          <w:sz w:val="24"/>
          <w:szCs w:val="24"/>
        </w:rPr>
        <w:t>As it shown in Figure 1</w:t>
      </w:r>
      <w:r w:rsidR="00E57CE7" w:rsidRPr="00341E98">
        <w:rPr>
          <w:rFonts w:ascii="Times New Roman" w:hAnsi="Times New Roman" w:cs="Times New Roman"/>
          <w:color w:val="auto"/>
          <w:sz w:val="24"/>
          <w:szCs w:val="24"/>
        </w:rPr>
        <w:t>, developer nodes with large degree (many projects) but small-weighted edges (small contribution per project) can possibly be interpreted as project managers, while nodes with small degree (</w:t>
      </w:r>
      <w:r w:rsidR="00021869" w:rsidRPr="00341E98">
        <w:rPr>
          <w:rFonts w:ascii="Times New Roman" w:hAnsi="Times New Roman" w:cs="Times New Roman"/>
          <w:color w:val="auto"/>
          <w:sz w:val="24"/>
          <w:szCs w:val="24"/>
        </w:rPr>
        <w:t>small project volume</w:t>
      </w:r>
      <w:r w:rsidR="00E57CE7" w:rsidRPr="00341E98">
        <w:rPr>
          <w:rFonts w:ascii="Times New Roman" w:hAnsi="Times New Roman" w:cs="Times New Roman"/>
          <w:color w:val="auto"/>
          <w:sz w:val="24"/>
          <w:szCs w:val="24"/>
        </w:rPr>
        <w:t xml:space="preserve">) and small-weighted edges (small contribution per project) can be considered as </w:t>
      </w:r>
      <w:r w:rsidR="00E57CE7" w:rsidRPr="00341E98">
        <w:rPr>
          <w:rFonts w:ascii="Times New Roman" w:hAnsi="Times New Roman" w:cs="Times New Roman"/>
          <w:color w:val="auto"/>
          <w:sz w:val="24"/>
          <w:szCs w:val="24"/>
          <w:highlight w:val="yellow"/>
        </w:rPr>
        <w:t>unproductive</w:t>
      </w:r>
      <w:r w:rsidR="00B50C28">
        <w:rPr>
          <w:rFonts w:ascii="Times New Roman" w:hAnsi="Times New Roman" w:cs="Times New Roman"/>
          <w:color w:val="auto"/>
          <w:sz w:val="24"/>
          <w:szCs w:val="24"/>
        </w:rPr>
        <w:t xml:space="preserve"> workers </w:t>
      </w:r>
      <w:r w:rsidR="00B50C28">
        <w:rPr>
          <w:rFonts w:ascii="Times New Roman" w:hAnsi="Times New Roman" w:cs="Times New Roman" w:hint="eastAsia"/>
          <w:color w:val="auto"/>
          <w:sz w:val="24"/>
          <w:szCs w:val="24"/>
        </w:rPr>
        <w:t>who need encourage.</w:t>
      </w:r>
    </w:p>
    <w:p w14:paraId="6FAA009D" w14:textId="5E599238" w:rsidR="00E57CE7" w:rsidRPr="00341E98" w:rsidRDefault="00B50C28" w:rsidP="00E57CE7">
      <w:pPr>
        <w:pStyle w:val="NormalWeb"/>
        <w:spacing w:before="0" w:beforeAutospacing="0" w:after="0" w:afterAutospacing="0"/>
        <w:jc w:val="center"/>
        <w:rPr>
          <w:rFonts w:eastAsia="SimSun"/>
        </w:rPr>
      </w:pPr>
      <w:r>
        <w:rPr>
          <w:rFonts w:eastAsia="SimSun"/>
          <w:noProof/>
          <w:lang w:eastAsia="en-US"/>
        </w:rPr>
        <w:lastRenderedPageBreak/>
        <mc:AlternateContent>
          <mc:Choice Requires="wps">
            <w:drawing>
              <wp:anchor distT="0" distB="0" distL="114300" distR="114300" simplePos="0" relativeHeight="251727872" behindDoc="0" locked="0" layoutInCell="1" allowOverlap="1" wp14:anchorId="2D4B56F2" wp14:editId="24247AD4">
                <wp:simplePos x="0" y="0"/>
                <wp:positionH relativeFrom="column">
                  <wp:posOffset>1589649</wp:posOffset>
                </wp:positionH>
                <wp:positionV relativeFrom="paragraph">
                  <wp:posOffset>2302315</wp:posOffset>
                </wp:positionV>
                <wp:extent cx="288388" cy="253218"/>
                <wp:effectExtent l="0" t="38100" r="54610" b="33020"/>
                <wp:wrapNone/>
                <wp:docPr id="34" name="Straight Arrow Connector 34"/>
                <wp:cNvGraphicFramePr/>
                <a:graphic xmlns:a="http://schemas.openxmlformats.org/drawingml/2006/main">
                  <a:graphicData uri="http://schemas.microsoft.com/office/word/2010/wordprocessingShape">
                    <wps:wsp>
                      <wps:cNvCnPr/>
                      <wps:spPr>
                        <a:xfrm flipV="1">
                          <a:off x="0" y="0"/>
                          <a:ext cx="288388" cy="253218"/>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EB7112" id="_x0000_t32" coordsize="21600,21600" o:spt="32" o:oned="t" path="m,l21600,21600e" filled="f">
                <v:path arrowok="t" fillok="f" o:connecttype="none"/>
                <o:lock v:ext="edit" shapetype="t"/>
              </v:shapetype>
              <v:shape id="Straight Arrow Connector 34" o:spid="_x0000_s1026" type="#_x0000_t32" style="position:absolute;margin-left:125.15pt;margin-top:181.3pt;width:22.7pt;height:19.9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" strokecolor="#ed7d31 [3205]" strokeweight="1.5pt">
                <v:stroke endarrow="block" joinstyle="miter"/>
              </v:shape>
            </w:pict>
          </mc:Fallback>
        </mc:AlternateContent>
      </w:r>
      <w:r>
        <w:rPr>
          <w:rFonts w:eastAsia="SimSun"/>
          <w:noProof/>
          <w:lang w:eastAsia="en-US"/>
        </w:rPr>
        <mc:AlternateContent>
          <mc:Choice Requires="wps">
            <w:drawing>
              <wp:anchor distT="0" distB="0" distL="114300" distR="114300" simplePos="0" relativeHeight="251726848" behindDoc="0" locked="0" layoutInCell="1" allowOverlap="1" wp14:anchorId="400E5FBF" wp14:editId="2688D223">
                <wp:simplePos x="0" y="0"/>
                <wp:positionH relativeFrom="column">
                  <wp:posOffset>1048043</wp:posOffset>
                </wp:positionH>
                <wp:positionV relativeFrom="paragraph">
                  <wp:posOffset>2358585</wp:posOffset>
                </wp:positionV>
                <wp:extent cx="492369" cy="682283"/>
                <wp:effectExtent l="19050" t="19050" r="22225" b="22860"/>
                <wp:wrapNone/>
                <wp:docPr id="32" name="Rectangle 32"/>
                <wp:cNvGraphicFramePr/>
                <a:graphic xmlns:a="http://schemas.openxmlformats.org/drawingml/2006/main">
                  <a:graphicData uri="http://schemas.microsoft.com/office/word/2010/wordprocessingShape">
                    <wps:wsp>
                      <wps:cNvSpPr/>
                      <wps:spPr>
                        <a:xfrm>
                          <a:off x="0" y="0"/>
                          <a:ext cx="492369" cy="6822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2BB94" id="Rectangle 32" o:spid="_x0000_s1026" style="position:absolute;margin-left:82.5pt;margin-top:185.7pt;width:38.75pt;height:53.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" filled="f" strokecolor="red" strokeweight="2.25pt"/>
            </w:pict>
          </mc:Fallback>
        </mc:AlternateContent>
      </w:r>
      <w:r w:rsidR="00E57CE7" w:rsidRPr="00341E98">
        <w:rPr>
          <w:rFonts w:eastAsia="SimSun"/>
          <w:noProof/>
          <w:lang w:eastAsia="en-US"/>
        </w:rPr>
        <mc:AlternateContent>
          <mc:Choice Requires="wpg">
            <w:drawing>
              <wp:anchor distT="0" distB="0" distL="114300" distR="114300" simplePos="0" relativeHeight="251593728" behindDoc="0" locked="0" layoutInCell="1" allowOverlap="1" wp14:anchorId="44546448" wp14:editId="69F24840">
                <wp:simplePos x="0" y="0"/>
                <wp:positionH relativeFrom="column">
                  <wp:posOffset>1386454</wp:posOffset>
                </wp:positionH>
                <wp:positionV relativeFrom="paragraph">
                  <wp:posOffset>2098333</wp:posOffset>
                </wp:positionV>
                <wp:extent cx="3270154" cy="707489"/>
                <wp:effectExtent l="0" t="0" r="0" b="0"/>
                <wp:wrapNone/>
                <wp:docPr id="5" name="Group 5"/>
                <wp:cNvGraphicFramePr/>
                <a:graphic xmlns:a="http://schemas.openxmlformats.org/drawingml/2006/main">
                  <a:graphicData uri="http://schemas.microsoft.com/office/word/2010/wordprocessingGroup">
                    <wpg:wgp>
                      <wpg:cNvGrpSpPr/>
                      <wpg:grpSpPr>
                        <a:xfrm>
                          <a:off x="0" y="0"/>
                          <a:ext cx="3270154" cy="707489"/>
                          <a:chOff x="1334125" y="-165883"/>
                          <a:chExt cx="3154760" cy="707489"/>
                        </a:xfrm>
                      </wpg:grpSpPr>
                      <wps:wsp>
                        <wps:cNvPr id="6" name="Text Box 6"/>
                        <wps:cNvSpPr txBox="1"/>
                        <wps:spPr>
                          <a:xfrm>
                            <a:off x="3729458" y="-1"/>
                            <a:ext cx="759427" cy="541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FF41A" w14:textId="77777777" w:rsidR="00BF6C55" w:rsidRPr="00B50C28" w:rsidRDefault="00BF6C55" w:rsidP="00E57CE7">
                              <w:pPr>
                                <w:jc w:val="center"/>
                                <w:rPr>
                                  <w:rFonts w:ascii="Times New Roman" w:hAnsi="Times New Roman" w:cs="Times New Roman"/>
                                  <w:b/>
                                  <w:color w:val="auto"/>
                                </w:rPr>
                              </w:pPr>
                              <w:bookmarkStart w:id="31" w:name="_Hlk488423270"/>
                              <w:bookmarkEnd w:id="31"/>
                              <w:r w:rsidRPr="00B50C28">
                                <w:rPr>
                                  <w:rFonts w:ascii="Times New Roman" w:hAnsi="Times New Roman" w:cs="Times New Roman"/>
                                  <w:b/>
                                  <w:color w:val="auto"/>
                                </w:rPr>
                                <w:t>Senior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785050" y="119282"/>
                            <a:ext cx="876130" cy="3027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B0B19" w14:textId="77777777" w:rsidR="00BF6C55" w:rsidRPr="00B50C28" w:rsidRDefault="00BF6C55" w:rsidP="00E57CE7">
                              <w:pPr>
                                <w:jc w:val="center"/>
                                <w:rPr>
                                  <w:rFonts w:ascii="Times New Roman" w:hAnsi="Times New Roman" w:cs="Times New Roman"/>
                                  <w:b/>
                                  <w:color w:val="auto"/>
                                </w:rPr>
                              </w:pPr>
                              <w:r w:rsidRPr="00B50C28">
                                <w:rPr>
                                  <w:rFonts w:ascii="Times New Roman" w:hAnsi="Times New Roman" w:cs="Times New Roman"/>
                                  <w:b/>
                                  <w:color w:val="auto"/>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34125" y="-165883"/>
                            <a:ext cx="1137158" cy="285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D5A20" w14:textId="77777777" w:rsidR="00BF6C55" w:rsidRPr="00B50C28" w:rsidRDefault="00BF6C55" w:rsidP="00E57CE7">
                              <w:pPr>
                                <w:jc w:val="center"/>
                                <w:rPr>
                                  <w:rFonts w:ascii="Times New Roman" w:hAnsi="Times New Roman" w:cs="Times New Roman"/>
                                  <w:b/>
                                  <w:color w:val="auto"/>
                                </w:rPr>
                              </w:pPr>
                              <w:r w:rsidRPr="00B50C28">
                                <w:rPr>
                                  <w:rFonts w:ascii="Times New Roman" w:hAnsi="Times New Roman" w:cs="Times New Roman"/>
                                  <w:b/>
                                  <w:color w:val="auto"/>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546448" id="Group 5" o:spid="_x0000_s1026" style="position:absolute;left:0;text-align:left;margin-left:109.15pt;margin-top:165.2pt;width:257.5pt;height:55.7pt;z-index:251593728;mso-width-relative:margin;mso-height-relative:margin" coordorigin="13341,-1658" coordsize="31547,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">
                <v:shapetype id="_x0000_t202" coordsize="21600,21600" o:spt="202" path="m,l,21600r21600,l21600,xe">
                  <v:stroke joinstyle="miter"/>
                  <v:path gradientshapeok="t" o:connecttype="rect"/>
                </v:shapetype>
                <v:shape id="Text Box 6" o:spid="_x0000_s1027" type="#_x0000_t202" style="position:absolute;left:37294;width:759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45FF41A" w14:textId="77777777" w:rsidR="00BF6C55" w:rsidRPr="00B50C28" w:rsidRDefault="00BF6C55" w:rsidP="00E57CE7">
                        <w:pPr>
                          <w:jc w:val="center"/>
                          <w:rPr>
                            <w:rFonts w:ascii="Times New Roman" w:hAnsi="Times New Roman" w:cs="Times New Roman"/>
                            <w:b/>
                            <w:color w:val="auto"/>
                          </w:rPr>
                        </w:pPr>
                        <w:bookmarkStart w:id="32" w:name="_Hlk488423270"/>
                        <w:bookmarkEnd w:id="32"/>
                        <w:r w:rsidRPr="00B50C28">
                          <w:rPr>
                            <w:rFonts w:ascii="Times New Roman" w:hAnsi="Times New Roman" w:cs="Times New Roman"/>
                            <w:b/>
                            <w:color w:val="auto"/>
                          </w:rPr>
                          <w:t>Senior manager</w:t>
                        </w:r>
                      </w:p>
                    </w:txbxContent>
                  </v:textbox>
                </v:shape>
                <v:shape id="Text Box 7" o:spid="_x0000_s1028" type="#_x0000_t202" style="position:absolute;left:27850;top:1192;width:8761;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03B0B19" w14:textId="77777777" w:rsidR="00BF6C55" w:rsidRPr="00B50C28" w:rsidRDefault="00BF6C55" w:rsidP="00E57CE7">
                        <w:pPr>
                          <w:jc w:val="center"/>
                          <w:rPr>
                            <w:rFonts w:ascii="Times New Roman" w:hAnsi="Times New Roman" w:cs="Times New Roman"/>
                            <w:b/>
                            <w:color w:val="auto"/>
                          </w:rPr>
                        </w:pPr>
                        <w:r w:rsidRPr="00B50C28">
                          <w:rPr>
                            <w:rFonts w:ascii="Times New Roman" w:hAnsi="Times New Roman" w:cs="Times New Roman"/>
                            <w:b/>
                            <w:color w:val="auto"/>
                          </w:rPr>
                          <w:t>Manager</w:t>
                        </w:r>
                      </w:p>
                    </w:txbxContent>
                  </v:textbox>
                </v:shape>
                <v:shape id="Text Box 8" o:spid="_x0000_s1029" type="#_x0000_t202" style="position:absolute;left:13341;top:-1658;width:1137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7D1D5A20" w14:textId="77777777" w:rsidR="00BF6C55" w:rsidRPr="00B50C28" w:rsidRDefault="00BF6C55" w:rsidP="00E57CE7">
                        <w:pPr>
                          <w:jc w:val="center"/>
                          <w:rPr>
                            <w:rFonts w:ascii="Times New Roman" w:hAnsi="Times New Roman" w:cs="Times New Roman"/>
                            <w:b/>
                            <w:color w:val="auto"/>
                          </w:rPr>
                        </w:pPr>
                        <w:r w:rsidRPr="00B50C28">
                          <w:rPr>
                            <w:rFonts w:ascii="Times New Roman" w:hAnsi="Times New Roman" w:cs="Times New Roman"/>
                            <w:b/>
                            <w:color w:val="auto"/>
                          </w:rPr>
                          <w:t>Unproductive</w:t>
                        </w:r>
                      </w:p>
                    </w:txbxContent>
                  </v:textbox>
                </v:shape>
              </v:group>
            </w:pict>
          </mc:Fallback>
        </mc:AlternateContent>
      </w:r>
      <w:r w:rsidR="00E57CE7" w:rsidRPr="00341E98">
        <w:rPr>
          <w:rFonts w:eastAsia="SimSun"/>
          <w:noProof/>
          <w:lang w:eastAsia="en-US"/>
        </w:rPr>
        <w:drawing>
          <wp:inline distT="0" distB="0" distL="0" distR="0" wp14:anchorId="053CE15F" wp14:editId="0ECAC0A8">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12">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14:paraId="67E66B5D" w14:textId="77777777" w:rsidR="00E57CE7" w:rsidRPr="00341E98" w:rsidRDefault="00E57CE7" w:rsidP="00E57CE7">
      <w:pPr>
        <w:pStyle w:val="NormalWeb"/>
        <w:spacing w:before="0" w:beforeAutospacing="0" w:after="0" w:afterAutospacing="0"/>
        <w:jc w:val="center"/>
        <w:rPr>
          <w:b/>
        </w:rPr>
      </w:pPr>
    </w:p>
    <w:p w14:paraId="0DB1B105" w14:textId="6DFA47A9" w:rsidR="00E57CE7" w:rsidRPr="00341E98" w:rsidRDefault="00DB6E9F" w:rsidP="00E57CE7">
      <w:pPr>
        <w:pStyle w:val="NormalWeb"/>
        <w:spacing w:before="0" w:beforeAutospacing="0" w:after="0" w:afterAutospacing="0"/>
        <w:jc w:val="center"/>
      </w:pPr>
      <w:r w:rsidRPr="00341E98">
        <w:rPr>
          <w:b/>
        </w:rPr>
        <w:t>Figure 1</w:t>
      </w:r>
      <w:r w:rsidR="00E57CE7" w:rsidRPr="00341E98">
        <w:rPr>
          <w:b/>
        </w:rPr>
        <w:t xml:space="preserve">. </w:t>
      </w:r>
      <w:r w:rsidR="001C5621" w:rsidRPr="00341E98">
        <w:t>Implications of r</w:t>
      </w:r>
      <w:r w:rsidR="00E57CE7" w:rsidRPr="00341E98">
        <w:t>oles and productivity based on node degree and edge weight</w:t>
      </w:r>
    </w:p>
    <w:p w14:paraId="74E0C54F" w14:textId="77777777" w:rsidR="00E57CE7" w:rsidRPr="00341E98" w:rsidRDefault="00E57CE7" w:rsidP="00FD0D3A">
      <w:pPr>
        <w:pStyle w:val="NormalWeb"/>
        <w:rPr>
          <w:strike/>
        </w:rPr>
      </w:pPr>
    </w:p>
    <w:p w14:paraId="6DFE6640" w14:textId="77777777" w:rsidR="00C65F50" w:rsidRPr="00341E98" w:rsidRDefault="00DA2928" w:rsidP="00C65F50">
      <w:pPr>
        <w:pStyle w:val="NormalWeb"/>
        <w:numPr>
          <w:ilvl w:val="1"/>
          <w:numId w:val="14"/>
        </w:numPr>
        <w:jc w:val="both"/>
        <w:rPr>
          <w:b/>
        </w:rPr>
      </w:pPr>
      <w:r w:rsidRPr="00341E98">
        <w:rPr>
          <w:b/>
        </w:rPr>
        <w:t xml:space="preserve">A </w:t>
      </w:r>
      <w:r w:rsidR="0046019D" w:rsidRPr="00341E98">
        <w:rPr>
          <w:b/>
        </w:rPr>
        <w:t xml:space="preserve">Graph </w:t>
      </w:r>
      <w:r w:rsidR="00C84FA4" w:rsidRPr="00341E98">
        <w:rPr>
          <w:b/>
        </w:rPr>
        <w:t xml:space="preserve">Recommender </w:t>
      </w:r>
      <w:r w:rsidR="00BB01A4" w:rsidRPr="00341E98">
        <w:rPr>
          <w:b/>
        </w:rPr>
        <w:t>System</w:t>
      </w:r>
      <w:r w:rsidR="00076E47" w:rsidRPr="00341E98">
        <w:rPr>
          <w:b/>
        </w:rPr>
        <w:t xml:space="preserve"> </w:t>
      </w:r>
    </w:p>
    <w:p w14:paraId="13987299" w14:textId="23AE54D1" w:rsidR="00077182" w:rsidRPr="00341E98" w:rsidRDefault="005E7E1D" w:rsidP="005E7E1D">
      <w:pPr>
        <w:pStyle w:val="NormalWeb"/>
        <w:jc w:val="both"/>
      </w:pPr>
      <w:r w:rsidRPr="00341E98">
        <w:t>Recommend</w:t>
      </w:r>
      <w:r w:rsidR="00C84FA4" w:rsidRPr="00341E98">
        <w:t>er</w:t>
      </w:r>
      <w:r w:rsidRPr="00341E98">
        <w:t xml:space="preserve"> systems have been created for various </w:t>
      </w:r>
      <w:r w:rsidR="00BB01A4" w:rsidRPr="00341E98">
        <w:t>data science applications in a variet</w:t>
      </w:r>
      <w:r w:rsidR="00107CEA" w:rsidRPr="00341E98">
        <w:t>y of areas (</w:t>
      </w:r>
      <w:r w:rsidR="00135060" w:rsidRPr="00341E98">
        <w:rPr>
          <w:highlight w:val="yellow"/>
        </w:rPr>
        <w:t xml:space="preserve">Ricci </w:t>
      </w:r>
      <w:r w:rsidR="001C5621" w:rsidRPr="00341E98">
        <w:rPr>
          <w:highlight w:val="yellow"/>
        </w:rPr>
        <w:t>et al</w:t>
      </w:r>
      <w:r w:rsidR="00107CEA" w:rsidRPr="00341E98">
        <w:t xml:space="preserve"> </w:t>
      </w:r>
      <w:r w:rsidR="00107CEA" w:rsidRPr="00341E98">
        <w:rPr>
          <w:highlight w:val="yellow"/>
        </w:rPr>
        <w:t>2011)</w:t>
      </w:r>
      <w:r w:rsidR="00107CEA" w:rsidRPr="00341E98">
        <w:t xml:space="preserve">. </w:t>
      </w:r>
      <w:r w:rsidR="00077182" w:rsidRPr="00341E98">
        <w:t xml:space="preserve">For example, Facebook </w:t>
      </w:r>
      <w:r w:rsidR="00BB01A4" w:rsidRPr="00341E98">
        <w:t>utilize</w:t>
      </w:r>
      <w:r w:rsidR="001701DF" w:rsidRPr="00341E98">
        <w:t>s</w:t>
      </w:r>
      <w:r w:rsidR="00BB01A4" w:rsidRPr="00341E98">
        <w:t xml:space="preserve"> </w:t>
      </w:r>
      <w:r w:rsidR="00C84FA4" w:rsidRPr="00341E98">
        <w:t>recommender</w:t>
      </w:r>
      <w:r w:rsidRPr="00341E98">
        <w:t xml:space="preserve"> systems t</w:t>
      </w:r>
      <w:r w:rsidR="00BB01A4" w:rsidRPr="00341E98">
        <w:t xml:space="preserve">o </w:t>
      </w:r>
      <w:r w:rsidR="00077182" w:rsidRPr="00341E98">
        <w:t>sugge</w:t>
      </w:r>
      <w:r w:rsidR="00322D47">
        <w:t>st friends to users;</w:t>
      </w:r>
      <w:r w:rsidR="00644A24" w:rsidRPr="00341E98">
        <w:t xml:space="preserve"> iTunes and </w:t>
      </w:r>
      <w:r w:rsidR="00077182" w:rsidRPr="00341E98">
        <w:t xml:space="preserve">YouTube </w:t>
      </w:r>
      <w:r w:rsidRPr="00341E98">
        <w:t xml:space="preserve">utilize similar machine learning and recommendation </w:t>
      </w:r>
      <w:r w:rsidR="00644A24" w:rsidRPr="00341E98">
        <w:t>algorithms</w:t>
      </w:r>
      <w:r w:rsidRPr="00341E98">
        <w:t xml:space="preserve"> to suggest </w:t>
      </w:r>
      <w:r w:rsidR="00BB01A4" w:rsidRPr="00341E98">
        <w:t>songs, videos and</w:t>
      </w:r>
      <w:r w:rsidRPr="00341E98">
        <w:t xml:space="preserve"> movies</w:t>
      </w:r>
      <w:r w:rsidR="00BB01A4" w:rsidRPr="00341E98">
        <w:t xml:space="preserve">. </w:t>
      </w:r>
      <w:r w:rsidR="005768AB" w:rsidRPr="00341E98">
        <w:t>Give</w:t>
      </w:r>
      <w:r w:rsidR="001B2258" w:rsidRPr="00341E98">
        <w:t xml:space="preserve">n </w:t>
      </w:r>
      <w:r w:rsidR="00322D47">
        <w:t>this general theme, we attempt</w:t>
      </w:r>
      <w:r w:rsidR="005768AB" w:rsidRPr="00341E98">
        <w:t xml:space="preserve"> to create a </w:t>
      </w:r>
      <w:r w:rsidR="00C84FA4" w:rsidRPr="00341E98">
        <w:t xml:space="preserve">recommender </w:t>
      </w:r>
      <w:r w:rsidR="005768AB" w:rsidRPr="00341E98">
        <w:t xml:space="preserve">system </w:t>
      </w:r>
      <w:r w:rsidR="00077182" w:rsidRPr="00341E98">
        <w:t xml:space="preserve">to </w:t>
      </w:r>
      <w:r w:rsidR="00E57CE7" w:rsidRPr="00341E98">
        <w:rPr>
          <w:rFonts w:hint="eastAsia"/>
        </w:rPr>
        <w:t>suggest</w:t>
      </w:r>
      <w:r w:rsidR="00E57CE7" w:rsidRPr="00341E98">
        <w:t xml:space="preserve"> </w:t>
      </w:r>
      <w:r w:rsidR="00644A24" w:rsidRPr="00341E98">
        <w:t xml:space="preserve">the </w:t>
      </w:r>
      <w:r w:rsidR="00077182" w:rsidRPr="00341E98">
        <w:t>assign</w:t>
      </w:r>
      <w:r w:rsidR="00644A24" w:rsidRPr="00341E98">
        <w:t>ment of</w:t>
      </w:r>
      <w:r w:rsidR="00077182" w:rsidRPr="00341E98">
        <w:t xml:space="preserve"> </w:t>
      </w:r>
      <w:r w:rsidR="00E00B9B" w:rsidRPr="00341E98">
        <w:t>developers</w:t>
      </w:r>
      <w:r w:rsidR="00644A24" w:rsidRPr="00341E98">
        <w:t xml:space="preserve"> to projects.</w:t>
      </w:r>
    </w:p>
    <w:p w14:paraId="5A712069" w14:textId="032ABE9F" w:rsidR="00F93914" w:rsidRPr="00341E98" w:rsidRDefault="00B5547D" w:rsidP="005E7E1D">
      <w:pPr>
        <w:pStyle w:val="NormalWeb"/>
        <w:jc w:val="both"/>
      </w:pPr>
      <w:r w:rsidRPr="00341E98">
        <w:t>Collaborative filtering</w:t>
      </w:r>
      <w:r w:rsidR="00F93914" w:rsidRPr="00341E98">
        <w:t xml:space="preserve"> (CF)</w:t>
      </w:r>
      <w:r w:rsidRPr="00341E98">
        <w:t xml:space="preserve">, one of the most popular ways to implement recommender system, is a method of making </w:t>
      </w:r>
      <w:hyperlink r:id="rId13" w:tooltip="Prediction" w:history="1">
        <w:r w:rsidRPr="00341E98">
          <w:rPr>
            <w:rStyle w:val="Hyperlink"/>
            <w:color w:val="auto"/>
            <w:u w:val="none"/>
          </w:rPr>
          <w:t>predictions</w:t>
        </w:r>
      </w:hyperlink>
      <w:r w:rsidRPr="00341E98">
        <w:t> or recommendations (filtering) about the interests of a user by collecting preferences or </w:t>
      </w:r>
      <w:hyperlink r:id="rId14" w:tooltip="Taste (sociology)" w:history="1">
        <w:r w:rsidRPr="00341E98">
          <w:rPr>
            <w:rStyle w:val="Hyperlink"/>
            <w:color w:val="auto"/>
            <w:u w:val="none"/>
          </w:rPr>
          <w:t>taste</w:t>
        </w:r>
      </w:hyperlink>
      <w:r w:rsidRPr="00341E98">
        <w:t> information from </w:t>
      </w:r>
      <w:hyperlink r:id="rId15" w:tooltip="Crowdsourcing" w:history="1">
        <w:r w:rsidRPr="00341E98">
          <w:rPr>
            <w:rStyle w:val="Hyperlink"/>
            <w:color w:val="auto"/>
            <w:u w:val="none"/>
          </w:rPr>
          <w:t>many users</w:t>
        </w:r>
      </w:hyperlink>
      <w:r w:rsidRPr="00341E98">
        <w:t> (collaborating). There are three major types of collaborative filtering algorithms in the recommender system literature</w:t>
      </w:r>
      <w:r w:rsidR="00CC17EA" w:rsidRPr="00341E98">
        <w:t>, namely memory based a</w:t>
      </w:r>
      <w:r w:rsidRPr="00341E98">
        <w:t>pproaches</w:t>
      </w:r>
      <w:r w:rsidR="00B4374F" w:rsidRPr="00341E98">
        <w:t xml:space="preserve"> (uses user rating data to compute the similarity between users or items)</w:t>
      </w:r>
      <w:r w:rsidR="00CC17EA" w:rsidRPr="00341E98">
        <w:t>, model b</w:t>
      </w:r>
      <w:r w:rsidRPr="00341E98">
        <w:t>ased Approaches</w:t>
      </w:r>
      <w:r w:rsidR="00B4374F" w:rsidRPr="00341E98">
        <w:t xml:space="preserve"> (uses </w:t>
      </w:r>
      <w:hyperlink r:id="rId16" w:tooltip="Data mining" w:history="1">
        <w:r w:rsidR="00B4374F" w:rsidRPr="00341E98">
          <w:t>data mining</w:t>
        </w:r>
      </w:hyperlink>
      <w:r w:rsidR="00B4374F" w:rsidRPr="00341E98">
        <w:t>, </w:t>
      </w:r>
      <w:hyperlink r:id="rId17" w:tooltip="Machine learning" w:history="1">
        <w:r w:rsidR="00B4374F" w:rsidRPr="00341E98">
          <w:t>machine learning</w:t>
        </w:r>
      </w:hyperlink>
      <w:r w:rsidR="00B4374F" w:rsidRPr="00341E98">
        <w:t> algorithms to predict users' rating of unrated items),</w:t>
      </w:r>
      <w:r w:rsidRPr="00341E98">
        <w:t xml:space="preserve"> as well as </w:t>
      </w:r>
      <w:r w:rsidR="00CC17EA" w:rsidRPr="00341E98">
        <w:t>hybrid a</w:t>
      </w:r>
      <w:r w:rsidRPr="00341E98">
        <w:t>pproaches</w:t>
      </w:r>
      <w:r w:rsidR="00B4374F" w:rsidRPr="00341E98">
        <w:t xml:space="preserve"> (combines the memory-based and the model-based algorithms).</w:t>
      </w:r>
      <w:r w:rsidR="00F93914" w:rsidRPr="00341E98">
        <w:t xml:space="preserve"> Each of those approaches has its own advantages and limitations</w:t>
      </w:r>
      <w:r w:rsidR="00107CEA" w:rsidRPr="00341E98">
        <w:t xml:space="preserve"> (</w:t>
      </w:r>
      <w:r w:rsidR="00135060" w:rsidRPr="00341E98">
        <w:rPr>
          <w:highlight w:val="yellow"/>
        </w:rPr>
        <w:t xml:space="preserve">Ricci </w:t>
      </w:r>
      <w:r w:rsidR="00510633" w:rsidRPr="00341E98">
        <w:rPr>
          <w:highlight w:val="yellow"/>
        </w:rPr>
        <w:t>et al</w:t>
      </w:r>
      <w:r w:rsidR="00510633" w:rsidRPr="00341E98">
        <w:t xml:space="preserve"> </w:t>
      </w:r>
      <w:r w:rsidR="00107CEA" w:rsidRPr="00341E98">
        <w:rPr>
          <w:highlight w:val="yellow"/>
        </w:rPr>
        <w:t>2011</w:t>
      </w:r>
      <w:r w:rsidR="00510633" w:rsidRPr="00341E98">
        <w:rPr>
          <w:highlight w:val="yellow"/>
        </w:rPr>
        <w:t xml:space="preserve">; Breese et al </w:t>
      </w:r>
      <w:r w:rsidR="00BC191F" w:rsidRPr="00341E98">
        <w:rPr>
          <w:highlight w:val="yellow"/>
        </w:rPr>
        <w:t>1998</w:t>
      </w:r>
      <w:r w:rsidR="00107CEA" w:rsidRPr="00341E98">
        <w:rPr>
          <w:highlight w:val="yellow"/>
        </w:rPr>
        <w:t>).</w:t>
      </w:r>
    </w:p>
    <w:p w14:paraId="40F54B43" w14:textId="33D7953F" w:rsidR="00CC17EA" w:rsidRPr="00341E98" w:rsidRDefault="00A41F73" w:rsidP="005E7E1D">
      <w:pPr>
        <w:pStyle w:val="NormalWeb"/>
        <w:jc w:val="both"/>
      </w:pPr>
      <w:r w:rsidRPr="00341E98">
        <w:t xml:space="preserve">In </w:t>
      </w:r>
      <w:r w:rsidR="00F36CC4" w:rsidRPr="00341E98">
        <w:t>the</w:t>
      </w:r>
      <w:r w:rsidRPr="00341E98">
        <w:t xml:space="preserve"> </w:t>
      </w:r>
      <w:r w:rsidR="00F36CC4" w:rsidRPr="00341E98">
        <w:t>situation</w:t>
      </w:r>
      <w:r w:rsidRPr="00341E98">
        <w:t xml:space="preserve"> of developer</w:t>
      </w:r>
      <w:r w:rsidR="00F36CC4" w:rsidRPr="00341E98">
        <w:t xml:space="preserve">s’ </w:t>
      </w:r>
      <w:r w:rsidR="00CC17EA" w:rsidRPr="00341E98">
        <w:t xml:space="preserve">contributing </w:t>
      </w:r>
      <w:r w:rsidR="00F36CC4" w:rsidRPr="00341E98">
        <w:t>to projects</w:t>
      </w:r>
      <w:r w:rsidRPr="00341E98">
        <w:t xml:space="preserve">, </w:t>
      </w:r>
      <w:r w:rsidR="00F36CC4" w:rsidRPr="00341E98">
        <w:t>developers</w:t>
      </w:r>
      <w:r w:rsidR="00CC17EA" w:rsidRPr="00341E98">
        <w:t xml:space="preserve"> can be mode</w:t>
      </w:r>
      <w:r w:rsidR="00F36CC4" w:rsidRPr="00341E98">
        <w:t xml:space="preserve">led as users in the recommender systems. </w:t>
      </w:r>
      <w:r w:rsidR="00CC17EA" w:rsidRPr="00341E98">
        <w:t xml:space="preserve">Similarly, </w:t>
      </w:r>
      <w:r w:rsidR="00F36CC4" w:rsidRPr="00341E98">
        <w:t xml:space="preserve">projects </w:t>
      </w:r>
      <w:r w:rsidR="003D4F28" w:rsidRPr="00341E98">
        <w:t xml:space="preserve">can be </w:t>
      </w:r>
      <w:r w:rsidR="00CC17EA" w:rsidRPr="00341E98">
        <w:t xml:space="preserve">modeled as </w:t>
      </w:r>
      <w:r w:rsidR="00F36CC4" w:rsidRPr="00341E98">
        <w:t xml:space="preserve">items and </w:t>
      </w:r>
      <w:r w:rsidR="000362C0" w:rsidRPr="00341E98">
        <w:t xml:space="preserve">coding effort </w:t>
      </w:r>
      <w:r w:rsidR="00CC17EA" w:rsidRPr="00341E98">
        <w:t xml:space="preserve">are </w:t>
      </w:r>
      <w:r w:rsidR="000362C0" w:rsidRPr="00341E98">
        <w:t xml:space="preserve">ratings. </w:t>
      </w:r>
      <w:r w:rsidR="002E4C8C" w:rsidRPr="00341E98">
        <w:lastRenderedPageBreak/>
        <w:t xml:space="preserve">The choice of </w:t>
      </w:r>
      <w:r w:rsidR="00CC17EA" w:rsidRPr="00341E98">
        <w:t>modeling</w:t>
      </w:r>
      <w:r w:rsidR="00F33CD3" w:rsidRPr="00341E98">
        <w:t xml:space="preserve"> methods is usually affected by the </w:t>
      </w:r>
      <w:r w:rsidR="00CC17EA" w:rsidRPr="00341E98">
        <w:t xml:space="preserve">data available and the purpose of recommender systems. Considering </w:t>
      </w:r>
      <w:r w:rsidR="00F93914" w:rsidRPr="00341E98">
        <w:t xml:space="preserve">that </w:t>
      </w:r>
      <w:r w:rsidR="00CC17EA" w:rsidRPr="00341E98">
        <w:t>our recommender system is to make recommendations rather than predictions</w:t>
      </w:r>
      <w:r w:rsidR="004E3DE1" w:rsidRPr="00341E98">
        <w:t xml:space="preserve">, and </w:t>
      </w:r>
      <w:r w:rsidR="00CC17EA" w:rsidRPr="00341E98">
        <w:t>content data (data describing users or items) is unavailable</w:t>
      </w:r>
      <w:r w:rsidR="004E3DE1" w:rsidRPr="00341E98">
        <w:t xml:space="preserve">, </w:t>
      </w:r>
      <w:r w:rsidR="00510633" w:rsidRPr="00341E98">
        <w:t xml:space="preserve">we choose </w:t>
      </w:r>
      <w:r w:rsidR="00CC17EA" w:rsidRPr="00341E98">
        <w:t>to apply memory based a</w:t>
      </w:r>
      <w:r w:rsidR="00B4374F" w:rsidRPr="00341E98">
        <w:t xml:space="preserve">pproaches. </w:t>
      </w:r>
    </w:p>
    <w:p w14:paraId="1D55317E" w14:textId="405EBD9F" w:rsidR="00CC17EA" w:rsidRPr="00341E98" w:rsidRDefault="00CC17EA" w:rsidP="005E7E1D">
      <w:pPr>
        <w:pStyle w:val="NormalWeb"/>
        <w:jc w:val="both"/>
      </w:pPr>
      <w:r w:rsidRPr="00341E98">
        <w:t>Memory based a</w:t>
      </w:r>
      <w:r w:rsidR="004E3DE1" w:rsidRPr="00341E98">
        <w:t>pp</w:t>
      </w:r>
      <w:r w:rsidR="003E081E" w:rsidRPr="00341E98">
        <w:t>roaches has advantage</w:t>
      </w:r>
      <w:r w:rsidR="000362C0" w:rsidRPr="00341E98">
        <w:t>s</w:t>
      </w:r>
      <w:r w:rsidR="003E081E" w:rsidRPr="00341E98">
        <w:t xml:space="preserve"> including content-independence, easy implementation and intuitive</w:t>
      </w:r>
      <w:r w:rsidR="000362C0" w:rsidRPr="00341E98">
        <w:t xml:space="preserve"> interpretation. </w:t>
      </w:r>
      <w:r w:rsidR="00BC191F" w:rsidRPr="00341E98">
        <w:t>(</w:t>
      </w:r>
      <w:r w:rsidR="00510633" w:rsidRPr="00341E98">
        <w:rPr>
          <w:highlight w:val="yellow"/>
        </w:rPr>
        <w:t xml:space="preserve">Breese et al </w:t>
      </w:r>
      <w:r w:rsidR="00BC191F" w:rsidRPr="00341E98">
        <w:rPr>
          <w:highlight w:val="yellow"/>
        </w:rPr>
        <w:t>1998).</w:t>
      </w:r>
      <w:r w:rsidR="00BC191F" w:rsidRPr="00341E98">
        <w:t xml:space="preserve"> </w:t>
      </w:r>
      <w:r w:rsidR="000362C0" w:rsidRPr="00341E98">
        <w:t xml:space="preserve">However, it is sensitive and vulnerable </w:t>
      </w:r>
      <w:r w:rsidR="003D4F28" w:rsidRPr="00341E98">
        <w:t xml:space="preserve">to </w:t>
      </w:r>
      <w:r w:rsidRPr="00341E98">
        <w:t xml:space="preserve">large sparsity data. Given the fact </w:t>
      </w:r>
      <w:r w:rsidR="000362C0" w:rsidRPr="00341E98">
        <w:t xml:space="preserve">that </w:t>
      </w:r>
      <w:r w:rsidRPr="00341E98">
        <w:t xml:space="preserve">in our case, </w:t>
      </w:r>
      <w:r w:rsidR="000362C0" w:rsidRPr="00341E98">
        <w:t xml:space="preserve">there are 2621 </w:t>
      </w:r>
      <w:r w:rsidRPr="00341E98">
        <w:t>users</w:t>
      </w:r>
      <w:r w:rsidR="000362C0" w:rsidRPr="00341E98">
        <w:t xml:space="preserve"> </w:t>
      </w:r>
      <w:r w:rsidR="00322D47">
        <w:t xml:space="preserve">(developers) </w:t>
      </w:r>
      <w:r w:rsidR="000362C0" w:rsidRPr="00341E98">
        <w:t xml:space="preserve">and 1705 </w:t>
      </w:r>
      <w:r w:rsidRPr="00341E98">
        <w:t>items</w:t>
      </w:r>
      <w:r w:rsidR="00322D47">
        <w:t xml:space="preserve"> (projects)</w:t>
      </w:r>
      <w:r w:rsidR="000362C0" w:rsidRPr="00341E98">
        <w:t xml:space="preserve">, and </w:t>
      </w:r>
      <w:r w:rsidRPr="00341E98">
        <w:t xml:space="preserve">over half of users rated </w:t>
      </w:r>
      <w:r w:rsidR="000362C0" w:rsidRPr="00341E98">
        <w:t xml:space="preserve">only one </w:t>
      </w:r>
      <w:r w:rsidRPr="00341E98">
        <w:t xml:space="preserve">item, the data is expected to be sparse. </w:t>
      </w:r>
    </w:p>
    <w:p w14:paraId="685874AE" w14:textId="38465A3D" w:rsidR="00CC17EA" w:rsidRPr="00341E98" w:rsidRDefault="00CC17EA" w:rsidP="005E7E1D">
      <w:pPr>
        <w:pStyle w:val="NormalWeb"/>
        <w:jc w:val="both"/>
      </w:pPr>
      <w:r w:rsidRPr="00341E98">
        <w:t>One of the common ways to address sparsity is to apply hybrid approaches</w:t>
      </w:r>
      <w:r w:rsidR="003D4F28" w:rsidRPr="00341E98">
        <w:t>. F</w:t>
      </w:r>
      <w:r w:rsidRPr="00341E98">
        <w:t xml:space="preserve">or example, </w:t>
      </w:r>
      <w:r w:rsidR="003D4F28" w:rsidRPr="00341E98">
        <w:t>use</w:t>
      </w:r>
      <w:r w:rsidRPr="00341E98">
        <w:t xml:space="preserve"> principle component analysis to compress a high dimensional user-item matrix containing abundant number of missing values into a much smaller matrix in lower-dimensional space. </w:t>
      </w:r>
      <w:r w:rsidR="00510633" w:rsidRPr="00341E98">
        <w:t xml:space="preserve"> With the ability of effectively </w:t>
      </w:r>
      <w:r w:rsidRPr="00341E98">
        <w:t>overcoming the problems of sparsity and loss of information</w:t>
      </w:r>
      <w:r w:rsidR="003D4F28" w:rsidRPr="00341E98">
        <w:t xml:space="preserve">, this </w:t>
      </w:r>
      <w:r w:rsidRPr="00341E98">
        <w:t xml:space="preserve">method is </w:t>
      </w:r>
      <w:r w:rsidR="00510633" w:rsidRPr="00341E98">
        <w:t xml:space="preserve">widely applied in commercial recommender systems (Das et al 2007). However, it is </w:t>
      </w:r>
      <w:r w:rsidRPr="00341E98">
        <w:t>complex and expensive to implement</w:t>
      </w:r>
      <w:r w:rsidR="00510633" w:rsidRPr="00341E98">
        <w:t>.</w:t>
      </w:r>
    </w:p>
    <w:p w14:paraId="2481231C" w14:textId="1D5D5240" w:rsidR="00254373" w:rsidRPr="00341E98" w:rsidRDefault="00CC17EA" w:rsidP="00254373">
      <w:pPr>
        <w:pStyle w:val="NormalWeb"/>
        <w:jc w:val="both"/>
      </w:pPr>
      <w:r w:rsidRPr="00341E98">
        <w:t>Therefore, instead</w:t>
      </w:r>
      <w:r w:rsidR="0035556D" w:rsidRPr="00341E98">
        <w:t xml:space="preserve"> of hybrid approaches, we turn</w:t>
      </w:r>
      <w:r w:rsidRPr="00341E98">
        <w:t xml:space="preserve"> to graph to address the problem of </w:t>
      </w:r>
      <w:r w:rsidR="00254373" w:rsidRPr="00341E98">
        <w:t>da</w:t>
      </w:r>
      <w:r w:rsidR="0035556D" w:rsidRPr="00341E98">
        <w:t xml:space="preserve">ta sparsity. We firstly define </w:t>
      </w:r>
      <w:r w:rsidR="00254373" w:rsidRPr="00341E98">
        <w:t xml:space="preserve">that two users </w:t>
      </w:r>
      <w:r w:rsidR="0035556D" w:rsidRPr="00341E98">
        <w:t>are</w:t>
      </w:r>
      <w:r w:rsidR="00254373" w:rsidRPr="00341E98">
        <w:t xml:space="preserve"> neighbors if they share</w:t>
      </w:r>
      <w:r w:rsidR="0035556D" w:rsidRPr="00341E98">
        <w:t xml:space="preserve"> </w:t>
      </w:r>
      <w:r w:rsidR="00254373" w:rsidRPr="00341E98">
        <w:t xml:space="preserve">at least one item. In other words, two developers </w:t>
      </w:r>
      <w:r w:rsidR="0035556D" w:rsidRPr="00341E98">
        <w:t>are</w:t>
      </w:r>
      <w:r w:rsidR="00254373" w:rsidRPr="00341E98">
        <w:t xml:space="preserve"> neighbors </w:t>
      </w:r>
      <w:r w:rsidR="00021869" w:rsidRPr="00341E98">
        <w:t>if</w:t>
      </w:r>
      <w:r w:rsidR="00254373" w:rsidRPr="00341E98">
        <w:t xml:space="preserve"> they work on at least one project. Instead of computing similarit</w:t>
      </w:r>
      <w:r w:rsidR="00021869" w:rsidRPr="00341E98">
        <w:t xml:space="preserve">y of every two users, we only </w:t>
      </w:r>
      <w:r w:rsidR="0035556D" w:rsidRPr="00341E98">
        <w:t>do</w:t>
      </w:r>
      <w:r w:rsidR="00254373" w:rsidRPr="00341E98">
        <w:t xml:space="preserve"> calculations between neighbors. </w:t>
      </w:r>
    </w:p>
    <w:p w14:paraId="092CB23B" w14:textId="77777777" w:rsidR="00F33CD3" w:rsidRPr="00341E98" w:rsidRDefault="00F33CD3" w:rsidP="00F33CD3">
      <w:pPr>
        <w:pStyle w:val="NormalWeb"/>
        <w:jc w:val="center"/>
      </w:pPr>
      <w:r w:rsidRPr="00341E98">
        <w:rPr>
          <w:noProof/>
          <w:lang w:eastAsia="en-US"/>
        </w:rPr>
        <w:drawing>
          <wp:inline distT="0" distB="0" distL="0" distR="0" wp14:anchorId="638CDE7E" wp14:editId="134D94BF">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8">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14:paraId="269339B9" w14:textId="07257D45" w:rsidR="00E30313" w:rsidRDefault="00BC191F" w:rsidP="00BC191F">
      <w:pPr>
        <w:pStyle w:val="NormalWeb"/>
        <w:spacing w:before="0" w:beforeAutospacing="0" w:after="0" w:afterAutospacing="0"/>
        <w:jc w:val="center"/>
      </w:pPr>
      <w:r w:rsidRPr="00341E98">
        <w:rPr>
          <w:b/>
        </w:rPr>
        <w:t>Figure 2</w:t>
      </w:r>
      <w:r w:rsidR="00021869" w:rsidRPr="00341E98">
        <w:rPr>
          <w:b/>
        </w:rPr>
        <w:t xml:space="preserve">. </w:t>
      </w:r>
      <w:r w:rsidR="00322D47" w:rsidRPr="00322D47">
        <w:t>Developer</w:t>
      </w:r>
      <w:r w:rsidR="00322D47">
        <w:rPr>
          <w:b/>
        </w:rPr>
        <w:t xml:space="preserve"> </w:t>
      </w:r>
      <w:r w:rsidR="00322D47">
        <w:t>‘</w:t>
      </w:r>
      <w:proofErr w:type="spellStart"/>
      <w:r w:rsidR="00322D47">
        <w:t>xev</w:t>
      </w:r>
      <w:proofErr w:type="spellEnd"/>
      <w:r w:rsidR="00E30313" w:rsidRPr="00341E98">
        <w:t xml:space="preserve">’ </w:t>
      </w:r>
      <w:r w:rsidR="0035556D" w:rsidRPr="00341E98">
        <w:t>is</w:t>
      </w:r>
      <w:r w:rsidR="00E30313" w:rsidRPr="00341E98">
        <w:t xml:space="preserve"> neighbored with both ‘</w:t>
      </w:r>
      <w:proofErr w:type="spellStart"/>
      <w:r w:rsidR="00E30313" w:rsidRPr="00341E98">
        <w:t>dpu</w:t>
      </w:r>
      <w:proofErr w:type="spellEnd"/>
      <w:r w:rsidR="00E30313" w:rsidRPr="00341E98">
        <w:t>’ and ‘</w:t>
      </w:r>
      <w:proofErr w:type="spellStart"/>
      <w:r w:rsidR="00E30313" w:rsidRPr="00341E98">
        <w:t>bsj</w:t>
      </w:r>
      <w:proofErr w:type="spellEnd"/>
      <w:r w:rsidR="00E30313" w:rsidRPr="00341E98">
        <w:t>’, by sharing the one project with the former and two with the latter.</w:t>
      </w:r>
    </w:p>
    <w:p w14:paraId="44436E4C" w14:textId="77777777" w:rsidR="00322D47" w:rsidRPr="00341E98" w:rsidRDefault="00322D47" w:rsidP="00BC191F">
      <w:pPr>
        <w:pStyle w:val="NormalWeb"/>
        <w:spacing w:before="0" w:beforeAutospacing="0" w:after="0" w:afterAutospacing="0"/>
        <w:jc w:val="center"/>
      </w:pPr>
    </w:p>
    <w:p w14:paraId="791A353C" w14:textId="617A8631" w:rsidR="00254373" w:rsidRPr="00341E98" w:rsidRDefault="00254373" w:rsidP="00254373">
      <w:pPr>
        <w:pStyle w:val="NormalWeb"/>
        <w:jc w:val="both"/>
      </w:pPr>
      <w:r w:rsidRPr="00341E98">
        <w:lastRenderedPageBreak/>
        <w:t xml:space="preserve">To define the similarity of </w:t>
      </w:r>
      <w:proofErr w:type="spellStart"/>
      <w:r w:rsidRPr="00341E98">
        <w:t>ui</w:t>
      </w:r>
      <w:proofErr w:type="spellEnd"/>
      <w:r w:rsidRPr="00341E98">
        <w:t xml:space="preserve"> to u</w:t>
      </w:r>
      <w:r w:rsidRPr="00341E98">
        <w:rPr>
          <w:vertAlign w:val="subscript"/>
        </w:rPr>
        <w:t>1</w:t>
      </w:r>
      <w:r w:rsidRPr="00341E98">
        <w:t xml:space="preserve">, the following function </w:t>
      </w:r>
      <w:r w:rsidR="0035556D" w:rsidRPr="00341E98">
        <w:t>is</w:t>
      </w:r>
      <w:r w:rsidRPr="00341E98">
        <w:t xml:space="preserve"> applied:</w:t>
      </w:r>
    </w:p>
    <w:p w14:paraId="7D79467D" w14:textId="1515D837" w:rsidR="00BB01A4" w:rsidRPr="00341E98" w:rsidRDefault="00BD290B" w:rsidP="00254373">
      <w:pPr>
        <w:pStyle w:val="NormalWeb"/>
        <w:jc w:val="both"/>
      </w:pPr>
      <w:r w:rsidRPr="00341E98">
        <w:rPr>
          <w:noProof/>
        </w:rPr>
        <mc:AlternateContent>
          <mc:Choice Requires="wpg">
            <w:drawing>
              <wp:anchor distT="0" distB="0" distL="114300" distR="114300" simplePos="0" relativeHeight="251573248" behindDoc="0" locked="0" layoutInCell="1" allowOverlap="1" wp14:anchorId="0214796C" wp14:editId="22502134">
                <wp:simplePos x="0" y="0"/>
                <wp:positionH relativeFrom="column">
                  <wp:posOffset>941998</wp:posOffset>
                </wp:positionH>
                <wp:positionV relativeFrom="paragraph">
                  <wp:posOffset>21932</wp:posOffset>
                </wp:positionV>
                <wp:extent cx="4065563" cy="582295"/>
                <wp:effectExtent l="0" t="0" r="0" b="0"/>
                <wp:wrapNone/>
                <wp:docPr id="19" name="Group 19"/>
                <wp:cNvGraphicFramePr/>
                <a:graphic xmlns:a="http://schemas.openxmlformats.org/drawingml/2006/main">
                  <a:graphicData uri="http://schemas.microsoft.com/office/word/2010/wordprocessingGroup">
                    <wpg:wgp>
                      <wpg:cNvGrpSpPr/>
                      <wpg:grpSpPr>
                        <a:xfrm>
                          <a:off x="0" y="0"/>
                          <a:ext cx="4065563" cy="582295"/>
                          <a:chOff x="0" y="57150"/>
                          <a:chExt cx="3319290" cy="582295"/>
                        </a:xfrm>
                      </wpg:grpSpPr>
                      <wps:wsp>
                        <wps:cNvPr id="42" name="TextBox 4">
                          <a:extLst/>
                        </wps:cNvPr>
                        <wps:cNvSpPr txBox="1"/>
                        <wps:spPr>
                          <a:xfrm>
                            <a:off x="0" y="215900"/>
                            <a:ext cx="1327150" cy="281305"/>
                          </a:xfrm>
                          <a:prstGeom prst="rect">
                            <a:avLst/>
                          </a:prstGeom>
                          <a:noFill/>
                        </wps:spPr>
                        <wps:txbx>
                          <w:txbxContent>
                            <w:p w14:paraId="72BC7A02" w14:textId="77777777" w:rsidR="00BF6C55" w:rsidRPr="00BD290B" w:rsidRDefault="00BF6C55"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wps:txbx>
                        <wps:bodyPr wrap="square" rtlCol="0">
                          <a:noAutofit/>
                        </wps:bodyPr>
                      </wps:wsp>
                      <wpg:grpSp>
                        <wpg:cNvPr id="3" name="Group 3"/>
                        <wpg:cNvGrpSpPr/>
                        <wpg:grpSpPr>
                          <a:xfrm>
                            <a:off x="604719" y="57150"/>
                            <a:ext cx="2714571" cy="582295"/>
                            <a:chOff x="-354131" y="57150"/>
                            <a:chExt cx="2714571" cy="582295"/>
                          </a:xfrm>
                        </wpg:grpSpPr>
                        <wps:wsp>
                          <wps:cNvPr id="44" name="TextBox 7">
                            <a:extLst/>
                          </wps:cNvPr>
                          <wps:cNvSpPr txBox="1"/>
                          <wps:spPr>
                            <a:xfrm>
                              <a:off x="-1760" y="57150"/>
                              <a:ext cx="2362200" cy="412750"/>
                            </a:xfrm>
                            <a:prstGeom prst="rect">
                              <a:avLst/>
                            </a:prstGeom>
                            <a:noFill/>
                          </wps:spPr>
                          <wps:txbx>
                            <w:txbxContent>
                              <w:p w14:paraId="201DF864" w14:textId="77777777" w:rsidR="00BF6C55" w:rsidRPr="00322D47" w:rsidRDefault="00BF6C55" w:rsidP="00D53FD3">
                                <w:pPr>
                                  <w:pStyle w:val="NormalWeb"/>
                                  <w:spacing w:before="0" w:beforeAutospacing="0" w:after="0" w:afterAutospacing="0"/>
                                  <w:jc w:val="center"/>
                                </w:pPr>
                                <w:r w:rsidRPr="00322D47">
                                  <w:rPr>
                                    <w:color w:val="000000" w:themeColor="text1"/>
                                    <w:kern w:val="24"/>
                                  </w:rPr>
                                  <w:t>Number of Common Projects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s:wsp>
                          <wps:cNvPr id="43" name="Straight Connector 43">
                            <a:extLst/>
                          </wps:cNvPr>
                          <wps:cNvCnPr>
                            <a:cxnSpLocks/>
                          </wps:cNvCnPr>
                          <wps:spPr>
                            <a:xfrm>
                              <a:off x="72023" y="36195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TextBox 8">
                            <a:extLst/>
                          </wps:cNvPr>
                          <wps:cNvSpPr txBox="1"/>
                          <wps:spPr>
                            <a:xfrm>
                              <a:off x="-354131" y="387350"/>
                              <a:ext cx="2707640" cy="252095"/>
                            </a:xfrm>
                            <a:prstGeom prst="rect">
                              <a:avLst/>
                            </a:prstGeom>
                            <a:noFill/>
                          </wps:spPr>
                          <wps:txbx>
                            <w:txbxContent>
                              <w:p w14:paraId="2B4F3724" w14:textId="77777777" w:rsidR="00BF6C55" w:rsidRPr="00322D47" w:rsidRDefault="00BF6C55" w:rsidP="00D53FD3">
                                <w:pPr>
                                  <w:pStyle w:val="NormalWeb"/>
                                  <w:spacing w:before="0" w:beforeAutospacing="0" w:after="0" w:afterAutospacing="0"/>
                                  <w:jc w:val="center"/>
                                </w:pPr>
                                <w:r w:rsidRPr="00322D47">
                                  <w:rPr>
                                    <w:color w:val="000000" w:themeColor="text1"/>
                                    <w:kern w:val="24"/>
                                  </w:rPr>
                                  <w:t xml:space="preserve">Number of Projects of </w:t>
                                </w:r>
                                <w:proofErr w:type="spellStart"/>
                                <w:r w:rsidRPr="00322D47">
                                  <w:rPr>
                                    <w:color w:val="000000" w:themeColor="text1"/>
                                    <w:kern w:val="24"/>
                                  </w:rPr>
                                  <w:t>ui</w:t>
                                </w:r>
                                <w:proofErr w:type="spellEnd"/>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214796C" id="Group 19" o:spid="_x0000_s1030" style="position:absolute;left:0;text-align:left;margin-left:74.15pt;margin-top:1.75pt;width:320.1pt;height:45.85pt;z-index:251573248;mso-width-relative:margin;mso-height-relative:margin" coordorigin=",571" coordsize="331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">
                <v:shape id="TextBox 4" o:spid="_x0000_s1031" type="#_x0000_t202" style="position:absolute;top:2159;width:1327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2BC7A02" w14:textId="77777777" w:rsidR="00BF6C55" w:rsidRPr="00BD290B" w:rsidRDefault="00BF6C55"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v:textbox>
                </v:shape>
                <v:group id="Group 3" o:spid="_x0000_s1032" style="position:absolute;left:6047;top:571;width:27145;height:5823" coordorigin="-3541,571" coordsize="27145,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Box 7" o:spid="_x0000_s1033" type="#_x0000_t202" style="position:absolute;left:-17;top:571;width:2362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01DF864" w14:textId="77777777" w:rsidR="00BF6C55" w:rsidRPr="00322D47" w:rsidRDefault="00BF6C55" w:rsidP="00D53FD3">
                          <w:pPr>
                            <w:pStyle w:val="NormalWeb"/>
                            <w:spacing w:before="0" w:beforeAutospacing="0" w:after="0" w:afterAutospacing="0"/>
                            <w:jc w:val="center"/>
                          </w:pPr>
                          <w:r w:rsidRPr="00322D47">
                            <w:rPr>
                              <w:color w:val="000000" w:themeColor="text1"/>
                              <w:kern w:val="24"/>
                            </w:rPr>
                            <w:t>Number of Common Projects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line id="Straight Connector 43" o:spid="_x0000_s1034" style="position:absolute;visibility:visible;mso-wrap-style:square" from="720,3619" to="22246,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" strokecolor="black [3213]">
                    <v:stroke joinstyle="miter"/>
                    <o:lock v:ext="edit" shapetype="f"/>
                  </v:line>
                  <v:shape id="TextBox 8" o:spid="_x0000_s1035" type="#_x0000_t202" style="position:absolute;left:-3541;top:3873;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2B4F3724" w14:textId="77777777" w:rsidR="00BF6C55" w:rsidRPr="00322D47" w:rsidRDefault="00BF6C55" w:rsidP="00D53FD3">
                          <w:pPr>
                            <w:pStyle w:val="NormalWeb"/>
                            <w:spacing w:before="0" w:beforeAutospacing="0" w:after="0" w:afterAutospacing="0"/>
                            <w:jc w:val="center"/>
                          </w:pPr>
                          <w:r w:rsidRPr="00322D47">
                            <w:rPr>
                              <w:color w:val="000000" w:themeColor="text1"/>
                              <w:kern w:val="24"/>
                            </w:rPr>
                            <w:t xml:space="preserve">Number of Projects of </w:t>
                          </w:r>
                          <w:proofErr w:type="spellStart"/>
                          <w:r w:rsidRPr="00322D47">
                            <w:rPr>
                              <w:color w:val="000000" w:themeColor="text1"/>
                              <w:kern w:val="24"/>
                            </w:rPr>
                            <w:t>ui</w:t>
                          </w:r>
                          <w:proofErr w:type="spellEnd"/>
                        </w:p>
                      </w:txbxContent>
                    </v:textbox>
                  </v:shape>
                </v:group>
              </v:group>
            </w:pict>
          </mc:Fallback>
        </mc:AlternateContent>
      </w:r>
    </w:p>
    <w:p w14:paraId="309227D1" w14:textId="51E20F11" w:rsidR="00E00B9B" w:rsidRPr="00341E98" w:rsidRDefault="00E00B9B" w:rsidP="005E7E1D">
      <w:pPr>
        <w:pStyle w:val="NormalWeb"/>
        <w:jc w:val="both"/>
        <w:rPr>
          <w:rFonts w:eastAsiaTheme="minorEastAsia"/>
        </w:rPr>
      </w:pPr>
    </w:p>
    <w:p w14:paraId="27DC14A4" w14:textId="6411FC26" w:rsidR="007C101D" w:rsidRPr="00341E98" w:rsidRDefault="00254373" w:rsidP="007C101D">
      <w:pPr>
        <w:pStyle w:val="NormalWeb"/>
        <w:spacing w:before="0" w:beforeAutospacing="0" w:after="0" w:afterAutospacing="0"/>
        <w:jc w:val="both"/>
      </w:pPr>
      <w:r w:rsidRPr="00341E98">
        <w:t>T</w:t>
      </w:r>
      <w:r w:rsidR="006478C1" w:rsidRPr="00341E98">
        <w:t xml:space="preserve">he similarity </w:t>
      </w:r>
      <w:r w:rsidRPr="00341E98">
        <w:t xml:space="preserve">of </w:t>
      </w:r>
      <w:proofErr w:type="spellStart"/>
      <w:r w:rsidRPr="00341E98">
        <w:t>ui</w:t>
      </w:r>
      <w:proofErr w:type="spellEnd"/>
      <w:r w:rsidRPr="00341E98">
        <w:t xml:space="preserve"> to u</w:t>
      </w:r>
      <w:r w:rsidRPr="00341E98">
        <w:rPr>
          <w:vertAlign w:val="subscript"/>
        </w:rPr>
        <w:t xml:space="preserve">1 </w:t>
      </w:r>
      <w:r w:rsidR="006478C1" w:rsidRPr="00341E98">
        <w:t xml:space="preserve">is the ratio of the number of projects they </w:t>
      </w:r>
      <w:r w:rsidR="00E30313" w:rsidRPr="00341E98">
        <w:t xml:space="preserve">have </w:t>
      </w:r>
      <w:r w:rsidR="006478C1" w:rsidRPr="00341E98">
        <w:t xml:space="preserve">in common over the number of projects </w:t>
      </w:r>
      <w:proofErr w:type="spellStart"/>
      <w:r w:rsidRPr="00341E98">
        <w:t>ui</w:t>
      </w:r>
      <w:proofErr w:type="spellEnd"/>
      <w:r w:rsidRPr="00341E98">
        <w:t xml:space="preserve"> </w:t>
      </w:r>
      <w:r w:rsidR="006478C1" w:rsidRPr="00341E98">
        <w:t>work</w:t>
      </w:r>
      <w:r w:rsidR="00021869" w:rsidRPr="00341E98">
        <w:t>s</w:t>
      </w:r>
      <w:r w:rsidR="006478C1" w:rsidRPr="00341E98">
        <w:t xml:space="preserve"> on. </w:t>
      </w:r>
      <w:r w:rsidR="0088697A" w:rsidRPr="00341E98">
        <w:t>W</w:t>
      </w:r>
      <w:r w:rsidR="0088697A" w:rsidRPr="00341E98">
        <w:rPr>
          <w:rFonts w:hint="eastAsia"/>
        </w:rPr>
        <w:t>e</w:t>
      </w:r>
      <w:r w:rsidR="0088697A" w:rsidRPr="00341E98">
        <w:t xml:space="preserve"> further set a threshold of 0.5 for similarity, which means</w:t>
      </w:r>
      <w:r w:rsidR="00411E37" w:rsidRPr="00341E98">
        <w:t xml:space="preserve"> that</w:t>
      </w:r>
      <w:r w:rsidR="0088697A" w:rsidRPr="00341E98">
        <w:t xml:space="preserve"> </w:t>
      </w:r>
      <w:r w:rsidR="008907B9" w:rsidRPr="00341E98">
        <w:t xml:space="preserve">developer </w:t>
      </w:r>
      <w:proofErr w:type="spellStart"/>
      <w:r w:rsidRPr="00341E98">
        <w:t>ui</w:t>
      </w:r>
      <w:proofErr w:type="spellEnd"/>
      <w:r w:rsidRPr="00341E98">
        <w:t xml:space="preserve"> </w:t>
      </w:r>
      <w:proofErr w:type="gramStart"/>
      <w:r w:rsidR="006478C1" w:rsidRPr="00341E98">
        <w:t>is considered to be</w:t>
      </w:r>
      <w:proofErr w:type="gramEnd"/>
      <w:r w:rsidR="006478C1" w:rsidRPr="00341E98">
        <w:t xml:space="preserve"> similar to developer </w:t>
      </w:r>
      <w:r w:rsidRPr="00341E98">
        <w:t>u</w:t>
      </w:r>
      <w:r w:rsidRPr="00341E98">
        <w:rPr>
          <w:vertAlign w:val="subscript"/>
        </w:rPr>
        <w:t xml:space="preserve">1 </w:t>
      </w:r>
      <w:r w:rsidR="006478C1" w:rsidRPr="00341E98">
        <w:t>only if</w:t>
      </w:r>
      <w:r w:rsidR="0088697A" w:rsidRPr="00341E98">
        <w:t xml:space="preserve"> </w:t>
      </w:r>
      <w:r w:rsidRPr="00341E98">
        <w:t>u</w:t>
      </w:r>
      <w:r w:rsidRPr="00341E98">
        <w:rPr>
          <w:vertAlign w:val="subscript"/>
        </w:rPr>
        <w:t>1</w:t>
      </w:r>
      <w:r w:rsidR="00E30313" w:rsidRPr="00341E98">
        <w:rPr>
          <w:vertAlign w:val="subscript"/>
        </w:rPr>
        <w:t xml:space="preserve"> </w:t>
      </w:r>
      <w:r w:rsidRPr="00341E98">
        <w:t xml:space="preserve">work on at least half of </w:t>
      </w:r>
      <w:proofErr w:type="spellStart"/>
      <w:r w:rsidRPr="00341E98">
        <w:t>ui’s</w:t>
      </w:r>
      <w:proofErr w:type="spellEnd"/>
      <w:r w:rsidRPr="00341E98">
        <w:t xml:space="preserve"> p</w:t>
      </w:r>
      <w:r w:rsidR="008907B9" w:rsidRPr="00341E98">
        <w:t>rojects.</w:t>
      </w:r>
      <w:r w:rsidR="0036037E" w:rsidRPr="00341E98">
        <w:t xml:space="preserve"> </w:t>
      </w:r>
    </w:p>
    <w:p w14:paraId="411098D7" w14:textId="77777777" w:rsidR="007C101D" w:rsidRPr="00341E98" w:rsidRDefault="007C101D" w:rsidP="007C101D">
      <w:pPr>
        <w:pStyle w:val="NormalWeb"/>
        <w:spacing w:before="0" w:beforeAutospacing="0" w:after="0" w:afterAutospacing="0"/>
        <w:jc w:val="both"/>
      </w:pPr>
    </w:p>
    <w:p w14:paraId="34C451F6" w14:textId="77777777" w:rsidR="007C101D" w:rsidRPr="00341E98" w:rsidRDefault="007C101D" w:rsidP="007C101D">
      <w:pPr>
        <w:pStyle w:val="NormalWeb"/>
        <w:spacing w:before="0" w:beforeAutospacing="0" w:after="0" w:afterAutospacing="0"/>
        <w:jc w:val="both"/>
      </w:pPr>
      <w:r w:rsidRPr="00341E98">
        <w:t>We can afterwards make recommendations by answering either the question of what projects popularly shared by similar neighbors, or what projects actively contributed by similar neighbors.</w:t>
      </w:r>
    </w:p>
    <w:p w14:paraId="6A892CBF" w14:textId="77777777" w:rsidR="007C101D" w:rsidRPr="00341E98" w:rsidRDefault="007C101D" w:rsidP="007C101D">
      <w:pPr>
        <w:pStyle w:val="NormalWeb"/>
        <w:spacing w:before="0" w:beforeAutospacing="0" w:after="0" w:afterAutospacing="0"/>
        <w:jc w:val="both"/>
      </w:pPr>
    </w:p>
    <w:p w14:paraId="2B86882F" w14:textId="406EF76D" w:rsidR="00644A24" w:rsidRPr="00341E98" w:rsidRDefault="00BC191F" w:rsidP="007C101D">
      <w:pPr>
        <w:pStyle w:val="NormalWeb"/>
        <w:spacing w:before="0" w:beforeAutospacing="0" w:after="0" w:afterAutospacing="0"/>
        <w:jc w:val="both"/>
      </w:pPr>
      <w:r w:rsidRPr="00341E98">
        <w:t>Table 2</w:t>
      </w:r>
      <w:r w:rsidR="00644A24" w:rsidRPr="00341E98">
        <w:t xml:space="preserve"> is a list of projects recommended by the system to the developer ‘</w:t>
      </w:r>
      <w:proofErr w:type="spellStart"/>
      <w:r w:rsidR="00644A24" w:rsidRPr="00341E98">
        <w:t>xev</w:t>
      </w:r>
      <w:proofErr w:type="spellEnd"/>
      <w:r w:rsidR="00644A24" w:rsidRPr="00341E98">
        <w:t>’:</w:t>
      </w:r>
    </w:p>
    <w:p w14:paraId="63234305" w14:textId="77777777" w:rsidR="00644A24" w:rsidRPr="00341E98" w:rsidRDefault="00644A24" w:rsidP="001E4C9F">
      <w:pPr>
        <w:pStyle w:val="NormalWeb"/>
        <w:spacing w:before="0" w:beforeAutospacing="0" w:after="0" w:afterAutospacing="0"/>
        <w:jc w:val="both"/>
      </w:pPr>
    </w:p>
    <w:p w14:paraId="5ACF0FC0" w14:textId="77777777" w:rsidR="00644A24" w:rsidRPr="00341E98" w:rsidRDefault="008C4043" w:rsidP="00644A24">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563008" behindDoc="0" locked="0" layoutInCell="1" allowOverlap="1" wp14:anchorId="7DA3FAD2" wp14:editId="77169C1B">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14:paraId="2AFFE77C" w14:textId="77777777" w:rsidR="00BF6C55" w:rsidRDefault="00BF6C5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3FAD2" id="Text Box 53" o:spid="_x0000_s1036" type="#_x0000_t202" style="position:absolute;left:0;text-align:left;margin-left:261.5pt;margin-top:25.6pt;width:35.5pt;height:44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14:paraId="2AFFE77C" w14:textId="77777777" w:rsidR="00BF6C55" w:rsidRDefault="00BF6C55" w:rsidP="008C4043"/>
                  </w:txbxContent>
                </v:textbox>
              </v:shape>
            </w:pict>
          </mc:Fallback>
        </mc:AlternateContent>
      </w:r>
      <w:r w:rsidR="00810B75" w:rsidRPr="00341E98">
        <w:rPr>
          <w:noProof/>
          <w:lang w:eastAsia="en-US"/>
        </w:rPr>
        <w:drawing>
          <wp:inline distT="0" distB="0" distL="0" distR="0" wp14:anchorId="4FA212EF" wp14:editId="396FBE4E">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14:paraId="549C1908" w14:textId="77777777" w:rsidR="00021869" w:rsidRPr="00341E98" w:rsidRDefault="00021869" w:rsidP="00644A24">
      <w:pPr>
        <w:pStyle w:val="NormalWeb"/>
        <w:spacing w:before="0" w:beforeAutospacing="0" w:after="0" w:afterAutospacing="0"/>
        <w:jc w:val="center"/>
      </w:pPr>
    </w:p>
    <w:p w14:paraId="03793169" w14:textId="19F4730B" w:rsidR="00021869" w:rsidRPr="00341E98" w:rsidRDefault="0035556D" w:rsidP="00021869">
      <w:pPr>
        <w:pStyle w:val="NormalWeb"/>
        <w:spacing w:before="0" w:beforeAutospacing="0" w:after="0" w:afterAutospacing="0"/>
        <w:jc w:val="center"/>
      </w:pPr>
      <w:r w:rsidRPr="00341E98">
        <w:rPr>
          <w:b/>
        </w:rPr>
        <w:t>Table 2</w:t>
      </w:r>
      <w:r w:rsidR="00021869" w:rsidRPr="00341E98">
        <w:rPr>
          <w:b/>
        </w:rPr>
        <w:t xml:space="preserve">. </w:t>
      </w:r>
      <w:r w:rsidR="00021869" w:rsidRPr="00341E98">
        <w:t>Recommender system with similarity threshold being 0.5</w:t>
      </w:r>
    </w:p>
    <w:p w14:paraId="11E67D89" w14:textId="088E9B03" w:rsidR="003E41AA" w:rsidRPr="00341E98" w:rsidRDefault="003E41AA" w:rsidP="003E41AA">
      <w:pPr>
        <w:pStyle w:val="NormalWeb"/>
        <w:spacing w:before="0" w:beforeAutospacing="0" w:after="0" w:afterAutospacing="0"/>
      </w:pPr>
    </w:p>
    <w:p w14:paraId="4338B9E9" w14:textId="77777777" w:rsidR="003E41AA" w:rsidRPr="00341E98" w:rsidRDefault="003E41AA" w:rsidP="003E41AA">
      <w:pPr>
        <w:pStyle w:val="NormalWeb"/>
        <w:spacing w:before="0" w:beforeAutospacing="0" w:after="0" w:afterAutospacing="0"/>
        <w:jc w:val="both"/>
      </w:pPr>
      <w:r w:rsidRPr="00341E98">
        <w:t xml:space="preserve">The scoring function calculates the ratio of similar neighbors who contribute to the recommended project. </w:t>
      </w:r>
    </w:p>
    <w:p w14:paraId="7240F01D" w14:textId="77777777" w:rsidR="003E41AA" w:rsidRPr="00341E98" w:rsidRDefault="003E41AA" w:rsidP="003E41AA">
      <w:pPr>
        <w:pStyle w:val="NormalWeb"/>
        <w:spacing w:before="0" w:beforeAutospacing="0" w:after="0" w:afterAutospacing="0"/>
        <w:jc w:val="both"/>
      </w:pPr>
      <w:r w:rsidRPr="00341E98">
        <w:rPr>
          <w:noProof/>
        </w:rPr>
        <mc:AlternateContent>
          <mc:Choice Requires="wpg">
            <w:drawing>
              <wp:anchor distT="0" distB="0" distL="114300" distR="114300" simplePos="0" relativeHeight="251599872" behindDoc="0" locked="0" layoutInCell="1" allowOverlap="1" wp14:anchorId="125FA1B4" wp14:editId="0EE491FA">
                <wp:simplePos x="0" y="0"/>
                <wp:positionH relativeFrom="column">
                  <wp:posOffset>1035050</wp:posOffset>
                </wp:positionH>
                <wp:positionV relativeFrom="paragraph">
                  <wp:posOffset>18659</wp:posOffset>
                </wp:positionV>
                <wp:extent cx="4006850" cy="563245"/>
                <wp:effectExtent l="0" t="0" r="0" b="0"/>
                <wp:wrapNone/>
                <wp:docPr id="20" name="Group 20"/>
                <wp:cNvGraphicFramePr/>
                <a:graphic xmlns:a="http://schemas.openxmlformats.org/drawingml/2006/main">
                  <a:graphicData uri="http://schemas.microsoft.com/office/word/2010/wordprocessingGroup">
                    <wpg:wgp>
                      <wpg:cNvGrpSpPr/>
                      <wpg:grpSpPr>
                        <a:xfrm>
                          <a:off x="0" y="0"/>
                          <a:ext cx="4006850" cy="563245"/>
                          <a:chOff x="0" y="69850"/>
                          <a:chExt cx="3466167" cy="563245"/>
                        </a:xfrm>
                      </wpg:grpSpPr>
                      <wps:wsp>
                        <wps:cNvPr id="21" name="TextBox 4">
                          <a:extLst/>
                        </wps:cNvPr>
                        <wps:cNvSpPr txBox="1"/>
                        <wps:spPr>
                          <a:xfrm>
                            <a:off x="0" y="215900"/>
                            <a:ext cx="1327150" cy="295910"/>
                          </a:xfrm>
                          <a:prstGeom prst="rect">
                            <a:avLst/>
                          </a:prstGeom>
                          <a:noFill/>
                        </wps:spPr>
                        <wps:txbx>
                          <w:txbxContent>
                            <w:p w14:paraId="1291B8FB" w14:textId="77777777" w:rsidR="00BF6C55" w:rsidRPr="00BD290B" w:rsidRDefault="00BF6C55"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wps:txbx>
                        <wps:bodyPr wrap="square" rtlCol="0">
                          <a:noAutofit/>
                        </wps:bodyPr>
                      </wps:wsp>
                      <wpg:grpSp>
                        <wpg:cNvPr id="23" name="Group 23"/>
                        <wpg:cNvGrpSpPr/>
                        <wpg:grpSpPr>
                          <a:xfrm>
                            <a:off x="758527" y="69850"/>
                            <a:ext cx="2707640" cy="563245"/>
                            <a:chOff x="-200323" y="69850"/>
                            <a:chExt cx="2707640" cy="563245"/>
                          </a:xfrm>
                        </wpg:grpSpPr>
                        <wps:wsp>
                          <wps:cNvPr id="24" name="TextBox 7">
                            <a:extLst/>
                          </wps:cNvPr>
                          <wps:cNvSpPr txBox="1"/>
                          <wps:spPr>
                            <a:xfrm>
                              <a:off x="36692" y="69850"/>
                              <a:ext cx="2362200" cy="412750"/>
                            </a:xfrm>
                            <a:prstGeom prst="rect">
                              <a:avLst/>
                            </a:prstGeom>
                            <a:noFill/>
                          </wps:spPr>
                          <wps:txbx>
                            <w:txbxContent>
                              <w:p w14:paraId="7B72291B" w14:textId="77777777" w:rsidR="00BF6C55" w:rsidRPr="00322D47" w:rsidRDefault="00BF6C55" w:rsidP="003E41AA">
                                <w:pPr>
                                  <w:pStyle w:val="NormalWeb"/>
                                  <w:spacing w:before="0" w:beforeAutospacing="0" w:after="0" w:afterAutospacing="0"/>
                                  <w:jc w:val="center"/>
                                </w:pPr>
                                <w:r w:rsidRPr="00322D47">
                                  <w:rPr>
                                    <w:color w:val="000000" w:themeColor="text1"/>
                                    <w:kern w:val="24"/>
                                  </w:rPr>
                                  <w:t>Number of contributing similar neighbors</w:t>
                                </w:r>
                              </w:p>
                            </w:txbxContent>
                          </wps:txbx>
                          <wps:bodyPr wrap="square" rtlCol="0">
                            <a:noAutofit/>
                          </wps:bodyPr>
                        </wps:wsp>
                        <wps:wsp>
                          <wps:cNvPr id="26" name="Straight Connector 26">
                            <a:extLst/>
                          </wps:cNvPr>
                          <wps:cNvCnPr>
                            <a:cxnSpLocks/>
                          </wps:cNvCnPr>
                          <wps:spPr>
                            <a:xfrm>
                              <a:off x="137940" y="37084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TextBox 8">
                            <a:extLst/>
                          </wps:cNvPr>
                          <wps:cNvSpPr txBox="1"/>
                          <wps:spPr>
                            <a:xfrm>
                              <a:off x="-200323" y="381000"/>
                              <a:ext cx="2707640" cy="252095"/>
                            </a:xfrm>
                            <a:prstGeom prst="rect">
                              <a:avLst/>
                            </a:prstGeom>
                            <a:noFill/>
                          </wps:spPr>
                          <wps:txbx>
                            <w:txbxContent>
                              <w:p w14:paraId="659FEC4A" w14:textId="77777777" w:rsidR="00BF6C55" w:rsidRPr="00322D47" w:rsidRDefault="00BF6C55" w:rsidP="003E41AA">
                                <w:pPr>
                                  <w:pStyle w:val="NormalWeb"/>
                                  <w:spacing w:before="0" w:beforeAutospacing="0" w:after="0" w:afterAutospacing="0"/>
                                  <w:jc w:val="center"/>
                                </w:pPr>
                                <w:r w:rsidRPr="00322D47">
                                  <w:rPr>
                                    <w:color w:val="000000" w:themeColor="text1"/>
                                    <w:kern w:val="24"/>
                                  </w:rPr>
                                  <w:t>Number of similar neighbors</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125FA1B4" id="Group 20" o:spid="_x0000_s1037" style="position:absolute;left:0;text-align:left;margin-left:81.5pt;margin-top:1.45pt;width:315.5pt;height:44.35pt;z-index:251599872;mso-width-relative:margin;mso-height-relative:margin" coordorigin=",698" coordsize="34661,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">
                <v:shape id="TextBox 4" o:spid="_x0000_s1038"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291B8FB" w14:textId="77777777" w:rsidR="00BF6C55" w:rsidRPr="00BD290B" w:rsidRDefault="00BF6C55"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v:textbox>
                </v:shape>
                <v:group id="Group 23" o:spid="_x0000_s1039" style="position:absolute;left:7585;top:698;width:27076;height:5632" coordorigin="-2003,698" coordsize="27076,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7" o:spid="_x0000_s1040" type="#_x0000_t202" style="position:absolute;left:366;top:698;width:2362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B72291B" w14:textId="77777777" w:rsidR="00BF6C55" w:rsidRPr="00322D47" w:rsidRDefault="00BF6C55" w:rsidP="003E41AA">
                          <w:pPr>
                            <w:pStyle w:val="NormalWeb"/>
                            <w:spacing w:before="0" w:beforeAutospacing="0" w:after="0" w:afterAutospacing="0"/>
                            <w:jc w:val="center"/>
                          </w:pPr>
                          <w:r w:rsidRPr="00322D47">
                            <w:rPr>
                              <w:color w:val="000000" w:themeColor="text1"/>
                              <w:kern w:val="24"/>
                            </w:rPr>
                            <w:t>Number of contributing similar neighbors</w:t>
                          </w:r>
                        </w:p>
                      </w:txbxContent>
                    </v:textbox>
                  </v:shape>
                  <v:line id="Straight Connector 26" o:spid="_x0000_s1041" style="position:absolute;visibility:visible;mso-wrap-style:square" from="1379,3708" to="2290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" strokecolor="black [3213]">
                    <v:stroke joinstyle="miter"/>
                    <o:lock v:ext="edit" shapetype="f"/>
                  </v:line>
                  <v:shape id="TextBox 8" o:spid="_x0000_s1042" type="#_x0000_t202" style="position:absolute;left:-2003;top:3810;width:2707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59FEC4A" w14:textId="77777777" w:rsidR="00BF6C55" w:rsidRPr="00322D47" w:rsidRDefault="00BF6C55" w:rsidP="003E41AA">
                          <w:pPr>
                            <w:pStyle w:val="NormalWeb"/>
                            <w:spacing w:before="0" w:beforeAutospacing="0" w:after="0" w:afterAutospacing="0"/>
                            <w:jc w:val="center"/>
                          </w:pPr>
                          <w:r w:rsidRPr="00322D47">
                            <w:rPr>
                              <w:color w:val="000000" w:themeColor="text1"/>
                              <w:kern w:val="24"/>
                            </w:rPr>
                            <w:t>Number of similar neighbors</w:t>
                          </w:r>
                        </w:p>
                      </w:txbxContent>
                    </v:textbox>
                  </v:shape>
                </v:group>
              </v:group>
            </w:pict>
          </mc:Fallback>
        </mc:AlternateContent>
      </w:r>
    </w:p>
    <w:p w14:paraId="40488BE2" w14:textId="77777777" w:rsidR="003E41AA" w:rsidRPr="00341E98" w:rsidRDefault="003E41AA" w:rsidP="003E41AA">
      <w:pPr>
        <w:pStyle w:val="NormalWeb"/>
        <w:spacing w:before="0" w:beforeAutospacing="0" w:after="0" w:afterAutospacing="0"/>
        <w:jc w:val="both"/>
      </w:pPr>
    </w:p>
    <w:p w14:paraId="3A2B46FA" w14:textId="77777777" w:rsidR="003E41AA" w:rsidRPr="00341E98" w:rsidRDefault="003E41AA" w:rsidP="003E41AA">
      <w:pPr>
        <w:pStyle w:val="NormalWeb"/>
        <w:spacing w:before="0" w:beforeAutospacing="0" w:after="0" w:afterAutospacing="0"/>
        <w:jc w:val="both"/>
      </w:pPr>
    </w:p>
    <w:p w14:paraId="294EB18C" w14:textId="77777777" w:rsidR="003E41AA" w:rsidRPr="00341E98" w:rsidRDefault="003E41AA" w:rsidP="003E41AA">
      <w:pPr>
        <w:pStyle w:val="NormalWeb"/>
        <w:spacing w:before="0" w:beforeAutospacing="0" w:after="0" w:afterAutospacing="0"/>
        <w:jc w:val="both"/>
      </w:pPr>
    </w:p>
    <w:p w14:paraId="4AFE21B3" w14:textId="481AC144" w:rsidR="003E41AA" w:rsidRPr="00341E98" w:rsidRDefault="003E41AA" w:rsidP="003E41AA">
      <w:pPr>
        <w:pStyle w:val="NormalWeb"/>
        <w:spacing w:before="0" w:beforeAutospacing="0" w:after="0" w:afterAutospacing="0"/>
        <w:jc w:val="both"/>
      </w:pPr>
      <w:r w:rsidRPr="00341E98">
        <w:t>Assuming a manager is about to assign the developer ‘</w:t>
      </w:r>
      <w:proofErr w:type="spellStart"/>
      <w:r w:rsidRPr="00341E98">
        <w:t>xev</w:t>
      </w:r>
      <w:proofErr w:type="spellEnd"/>
      <w:r w:rsidRPr="00341E98">
        <w:t xml:space="preserve">’ a familiar project, ‘VMI’, ‘SVV’ and ‘IDP’ would be worthy of consideration, given the fact that all </w:t>
      </w:r>
      <w:proofErr w:type="spellStart"/>
      <w:r w:rsidRPr="00341E98">
        <w:t>xev’s</w:t>
      </w:r>
      <w:proofErr w:type="spellEnd"/>
      <w:r w:rsidRPr="00341E98">
        <w:t xml:space="preserve"> nearest neighbors have worked </w:t>
      </w:r>
      <w:r w:rsidR="00F4150C" w:rsidRPr="00341E98">
        <w:t>on them, as it shown in figure 3</w:t>
      </w:r>
      <w:r w:rsidRPr="00341E98">
        <w:t>.</w:t>
      </w:r>
    </w:p>
    <w:p w14:paraId="61DD7CD5" w14:textId="77777777" w:rsidR="003E41AA" w:rsidRPr="00341E98" w:rsidRDefault="003E41AA" w:rsidP="003E41AA">
      <w:pPr>
        <w:pStyle w:val="NormalWeb"/>
        <w:spacing w:before="0" w:beforeAutospacing="0" w:after="0" w:afterAutospacing="0"/>
      </w:pPr>
    </w:p>
    <w:p w14:paraId="5B693307" w14:textId="57C77A02" w:rsidR="00021869" w:rsidRPr="00341E98" w:rsidRDefault="00021869" w:rsidP="00644A24">
      <w:pPr>
        <w:pStyle w:val="NormalWeb"/>
        <w:spacing w:before="0" w:beforeAutospacing="0" w:after="0" w:afterAutospacing="0"/>
        <w:jc w:val="center"/>
      </w:pPr>
    </w:p>
    <w:p w14:paraId="1AA0805C" w14:textId="0F55DA2F" w:rsidR="00426549" w:rsidRPr="00341E98" w:rsidRDefault="003E41AA" w:rsidP="00644A24">
      <w:pPr>
        <w:pStyle w:val="NormalWeb"/>
        <w:spacing w:before="0" w:beforeAutospacing="0" w:after="0" w:afterAutospacing="0"/>
        <w:jc w:val="center"/>
      </w:pPr>
      <w:r w:rsidRPr="00341E98">
        <w:rPr>
          <w:noProof/>
        </w:rPr>
        <w:lastRenderedPageBreak/>
        <mc:AlternateContent>
          <mc:Choice Requires="wps">
            <w:drawing>
              <wp:anchor distT="0" distB="0" distL="114300" distR="114300" simplePos="0" relativeHeight="251574272" behindDoc="0" locked="0" layoutInCell="1" allowOverlap="1" wp14:anchorId="133F852F" wp14:editId="71C0DCEA">
                <wp:simplePos x="0" y="0"/>
                <wp:positionH relativeFrom="column">
                  <wp:posOffset>1104900</wp:posOffset>
                </wp:positionH>
                <wp:positionV relativeFrom="paragraph">
                  <wp:posOffset>905510</wp:posOffset>
                </wp:positionV>
                <wp:extent cx="571500" cy="127000"/>
                <wp:effectExtent l="19050" t="0" r="57150" b="101600"/>
                <wp:wrapNone/>
                <wp:docPr id="67" name="Connector: Elbow 67"/>
                <wp:cNvGraphicFramePr/>
                <a:graphic xmlns:a="http://schemas.openxmlformats.org/drawingml/2006/main">
                  <a:graphicData uri="http://schemas.microsoft.com/office/word/2010/wordprocessingShape">
                    <wps:wsp>
                      <wps:cNvCnPr/>
                      <wps:spPr>
                        <a:xfrm>
                          <a:off x="0" y="0"/>
                          <a:ext cx="571500" cy="127000"/>
                        </a:xfrm>
                        <a:prstGeom prst="bentConnector3">
                          <a:avLst>
                            <a:gd name="adj1" fmla="val -5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BA723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7" o:spid="_x0000_s1026" type="#_x0000_t34" style="position:absolute;margin-left:87pt;margin-top:71.3pt;width:45pt;height:10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" adj="-109" strokecolor="black [3200]" strokeweight=".5pt">
                <v:stroke endarrow="block"/>
              </v:shape>
            </w:pict>
          </mc:Fallback>
        </mc:AlternateContent>
      </w:r>
      <w:r w:rsidRPr="00341E98">
        <w:rPr>
          <w:noProof/>
        </w:rPr>
        <mc:AlternateContent>
          <mc:Choice Requires="wps">
            <w:drawing>
              <wp:anchor distT="0" distB="0" distL="114300" distR="114300" simplePos="0" relativeHeight="251571200" behindDoc="0" locked="0" layoutInCell="1" allowOverlap="1" wp14:anchorId="0BF6B128" wp14:editId="0EE7E696">
                <wp:simplePos x="0" y="0"/>
                <wp:positionH relativeFrom="column">
                  <wp:posOffset>1715770</wp:posOffset>
                </wp:positionH>
                <wp:positionV relativeFrom="paragraph">
                  <wp:posOffset>183515</wp:posOffset>
                </wp:positionV>
                <wp:extent cx="1962995" cy="721949"/>
                <wp:effectExtent l="76200" t="304800" r="75565" b="307340"/>
                <wp:wrapNone/>
                <wp:docPr id="66" name="Rectangle 66"/>
                <wp:cNvGraphicFramePr/>
                <a:graphic xmlns:a="http://schemas.openxmlformats.org/drawingml/2006/main">
                  <a:graphicData uri="http://schemas.microsoft.com/office/word/2010/wordprocessingShape">
                    <wps:wsp>
                      <wps:cNvSpPr/>
                      <wps:spPr>
                        <a:xfrm rot="20547580">
                          <a:off x="0" y="0"/>
                          <a:ext cx="1962995" cy="7219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8AAC6" id="Rectangle 66" o:spid="_x0000_s1026" style="position:absolute;margin-left:135.1pt;margin-top:14.45pt;width:154.55pt;height:56.85pt;rotation:-1149523fd;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" filled="f" strokecolor="black [3213]" strokeweight="1pt"/>
            </w:pict>
          </mc:Fallback>
        </mc:AlternateContent>
      </w:r>
      <w:r w:rsidRPr="00341E98">
        <w:rPr>
          <w:noProof/>
        </w:rPr>
        <mc:AlternateContent>
          <mc:Choice Requires="wps">
            <w:drawing>
              <wp:anchor distT="0" distB="0" distL="114300" distR="114300" simplePos="0" relativeHeight="251569152" behindDoc="0" locked="0" layoutInCell="1" allowOverlap="1" wp14:anchorId="08C35622" wp14:editId="7185B96B">
                <wp:simplePos x="0" y="0"/>
                <wp:positionH relativeFrom="column">
                  <wp:posOffset>571500</wp:posOffset>
                </wp:positionH>
                <wp:positionV relativeFrom="paragraph">
                  <wp:posOffset>3305810</wp:posOffset>
                </wp:positionV>
                <wp:extent cx="6350" cy="285750"/>
                <wp:effectExtent l="76200" t="0" r="69850" b="57150"/>
                <wp:wrapNone/>
                <wp:docPr id="65" name="Straight Arrow Connector 65"/>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165B0" id="Straight Arrow Connector 65" o:spid="_x0000_s1026" type="#_x0000_t32" style="position:absolute;margin-left:45pt;margin-top:260.3pt;width:.5pt;height:22.5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" strokecolor="black [3200]" strokeweight=".5pt">
                <v:stroke endarrow="block" joinstyle="miter"/>
              </v:shape>
            </w:pict>
          </mc:Fallback>
        </mc:AlternateContent>
      </w:r>
      <w:r w:rsidRPr="00341E98">
        <w:rPr>
          <w:noProof/>
        </w:rPr>
        <mc:AlternateContent>
          <mc:Choice Requires="wps">
            <w:drawing>
              <wp:anchor distT="0" distB="0" distL="114300" distR="114300" simplePos="0" relativeHeight="251567104" behindDoc="0" locked="0" layoutInCell="1" allowOverlap="1" wp14:anchorId="2A28E6D8" wp14:editId="32272F2A">
                <wp:simplePos x="0" y="0"/>
                <wp:positionH relativeFrom="column">
                  <wp:posOffset>0</wp:posOffset>
                </wp:positionH>
                <wp:positionV relativeFrom="paragraph">
                  <wp:posOffset>2893060</wp:posOffset>
                </wp:positionV>
                <wp:extent cx="1136650" cy="476250"/>
                <wp:effectExtent l="0" t="0" r="6350" b="0"/>
                <wp:wrapNone/>
                <wp:docPr id="64" name="Text Box 64"/>
                <wp:cNvGraphicFramePr/>
                <a:graphic xmlns:a="http://schemas.openxmlformats.org/drawingml/2006/main">
                  <a:graphicData uri="http://schemas.microsoft.com/office/word/2010/wordprocessingShape">
                    <wps:wsp>
                      <wps:cNvSpPr txBox="1"/>
                      <wps:spPr>
                        <a:xfrm>
                          <a:off x="0" y="0"/>
                          <a:ext cx="1136650" cy="476250"/>
                        </a:xfrm>
                        <a:prstGeom prst="rect">
                          <a:avLst/>
                        </a:prstGeom>
                        <a:solidFill>
                          <a:schemeClr val="lt1"/>
                        </a:solidFill>
                        <a:ln w="6350">
                          <a:noFill/>
                        </a:ln>
                      </wps:spPr>
                      <wps:txbx>
                        <w:txbxContent>
                          <w:p w14:paraId="28083D12" w14:textId="70DAA401" w:rsidR="00BF6C55" w:rsidRPr="003E41AA" w:rsidRDefault="00BF6C55"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individual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E6D8" id="Text Box 64" o:spid="_x0000_s1043" type="#_x0000_t202" style="position:absolute;left:0;text-align:left;margin-left:0;margin-top:227.8pt;width:89.5pt;height:3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" fillcolor="white [3201]" stroked="f" strokeweight=".5pt">
                <v:textbox>
                  <w:txbxContent>
                    <w:p w14:paraId="28083D12" w14:textId="70DAA401" w:rsidR="00BF6C55" w:rsidRPr="003E41AA" w:rsidRDefault="00BF6C55"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individual projects</w:t>
                      </w:r>
                    </w:p>
                  </w:txbxContent>
                </v:textbox>
              </v:shape>
            </w:pict>
          </mc:Fallback>
        </mc:AlternateContent>
      </w:r>
      <w:r w:rsidRPr="00341E98">
        <w:rPr>
          <w:noProof/>
        </w:rPr>
        <mc:AlternateContent>
          <mc:Choice Requires="wps">
            <w:drawing>
              <wp:anchor distT="0" distB="0" distL="114300" distR="114300" simplePos="0" relativeHeight="251565056" behindDoc="0" locked="0" layoutInCell="1" allowOverlap="1" wp14:anchorId="7EE159BB" wp14:editId="24492A50">
                <wp:simplePos x="0" y="0"/>
                <wp:positionH relativeFrom="column">
                  <wp:posOffset>177800</wp:posOffset>
                </wp:positionH>
                <wp:positionV relativeFrom="paragraph">
                  <wp:posOffset>3604260</wp:posOffset>
                </wp:positionV>
                <wp:extent cx="704850" cy="1454150"/>
                <wp:effectExtent l="0" t="0" r="19050" b="12700"/>
                <wp:wrapNone/>
                <wp:docPr id="63" name="Text Box 63"/>
                <wp:cNvGraphicFramePr/>
                <a:graphic xmlns:a="http://schemas.openxmlformats.org/drawingml/2006/main">
                  <a:graphicData uri="http://schemas.microsoft.com/office/word/2010/wordprocessingShape">
                    <wps:wsp>
                      <wps:cNvSpPr txBox="1"/>
                      <wps:spPr>
                        <a:xfrm>
                          <a:off x="0" y="0"/>
                          <a:ext cx="704850" cy="1454150"/>
                        </a:xfrm>
                        <a:prstGeom prst="rect">
                          <a:avLst/>
                        </a:prstGeom>
                        <a:noFill/>
                        <a:ln w="12700">
                          <a:solidFill>
                            <a:schemeClr val="tx1"/>
                          </a:solidFill>
                        </a:ln>
                      </wps:spPr>
                      <wps:txbx>
                        <w:txbxContent>
                          <w:p w14:paraId="04479CEC" w14:textId="77777777" w:rsidR="00BF6C55" w:rsidRDefault="00BF6C55" w:rsidP="003E4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159BB" id="Text Box 63" o:spid="_x0000_s1044" type="#_x0000_t202" style="position:absolute;left:0;text-align:left;margin-left:14pt;margin-top:283.8pt;width:55.5pt;height:114.5pt;z-index:25156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" filled="f" strokecolor="black [3213]" strokeweight="1pt">
                <v:textbox>
                  <w:txbxContent>
                    <w:p w14:paraId="04479CEC" w14:textId="77777777" w:rsidR="00BF6C55" w:rsidRDefault="00BF6C55" w:rsidP="003E41AA"/>
                  </w:txbxContent>
                </v:textbox>
              </v:shape>
            </w:pict>
          </mc:Fallback>
        </mc:AlternateContent>
      </w:r>
      <w:r w:rsidRPr="00341E98">
        <w:rPr>
          <w:noProof/>
        </w:rPr>
        <mc:AlternateContent>
          <mc:Choice Requires="wps">
            <w:drawing>
              <wp:anchor distT="0" distB="0" distL="114300" distR="114300" simplePos="0" relativeHeight="251560960" behindDoc="0" locked="0" layoutInCell="1" allowOverlap="1" wp14:anchorId="61F905D3" wp14:editId="25E9008D">
                <wp:simplePos x="0" y="0"/>
                <wp:positionH relativeFrom="column">
                  <wp:posOffset>704850</wp:posOffset>
                </wp:positionH>
                <wp:positionV relativeFrom="paragraph">
                  <wp:posOffset>448310</wp:posOffset>
                </wp:positionV>
                <wp:extent cx="965200" cy="476250"/>
                <wp:effectExtent l="0" t="0" r="6350" b="0"/>
                <wp:wrapNone/>
                <wp:docPr id="62" name="Text Box 62"/>
                <wp:cNvGraphicFramePr/>
                <a:graphic xmlns:a="http://schemas.openxmlformats.org/drawingml/2006/main">
                  <a:graphicData uri="http://schemas.microsoft.com/office/word/2010/wordprocessingShape">
                    <wps:wsp>
                      <wps:cNvSpPr txBox="1"/>
                      <wps:spPr>
                        <a:xfrm>
                          <a:off x="0" y="0"/>
                          <a:ext cx="965200" cy="476250"/>
                        </a:xfrm>
                        <a:prstGeom prst="rect">
                          <a:avLst/>
                        </a:prstGeom>
                        <a:solidFill>
                          <a:schemeClr val="lt1"/>
                        </a:solidFill>
                        <a:ln w="6350">
                          <a:noFill/>
                        </a:ln>
                      </wps:spPr>
                      <wps:txbx>
                        <w:txbxContent>
                          <w:p w14:paraId="5D107110" w14:textId="482BE08F" w:rsidR="00BF6C55" w:rsidRDefault="00BF6C55"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w:t>
                            </w:r>
                            <w:r>
                              <w:rPr>
                                <w:rFonts w:ascii="Times New Roman" w:hAnsi="Times New Roman" w:cs="Times New Roman"/>
                              </w:rPr>
                              <w:t>remote</w:t>
                            </w:r>
                            <w:r w:rsidRPr="003E41AA">
                              <w:rPr>
                                <w:rFonts w:ascii="Times New Roman" w:hAnsi="Times New Roman" w:cs="Times New Roman"/>
                              </w:rPr>
                              <w:t xml:space="preserve">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05D3" id="Text Box 62" o:spid="_x0000_s1045" type="#_x0000_t202" style="position:absolute;left:0;text-align:left;margin-left:55.5pt;margin-top:35.3pt;width:76pt;height:37.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" fillcolor="white [3201]" stroked="f" strokeweight=".5pt">
                <v:textbox>
                  <w:txbxContent>
                    <w:p w14:paraId="5D107110" w14:textId="482BE08F" w:rsidR="00BF6C55" w:rsidRDefault="00BF6C55"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w:t>
                      </w:r>
                      <w:r>
                        <w:rPr>
                          <w:rFonts w:ascii="Times New Roman" w:hAnsi="Times New Roman" w:cs="Times New Roman"/>
                        </w:rPr>
                        <w:t>remote</w:t>
                      </w:r>
                      <w:r w:rsidRPr="003E41AA">
                        <w:rPr>
                          <w:rFonts w:ascii="Times New Roman" w:hAnsi="Times New Roman" w:cs="Times New Roman"/>
                        </w:rPr>
                        <w:t xml:space="preserve"> neighbors</w:t>
                      </w:r>
                    </w:p>
                  </w:txbxContent>
                </v:textbox>
              </v:shape>
            </w:pict>
          </mc:Fallback>
        </mc:AlternateContent>
      </w:r>
      <w:r w:rsidRPr="00341E98">
        <w:rPr>
          <w:noProof/>
        </w:rPr>
        <mc:AlternateContent>
          <mc:Choice Requires="wps">
            <w:drawing>
              <wp:anchor distT="0" distB="0" distL="114300" distR="114300" simplePos="0" relativeHeight="251556864" behindDoc="0" locked="0" layoutInCell="1" allowOverlap="1" wp14:anchorId="00DDAA74" wp14:editId="76C6F19E">
                <wp:simplePos x="0" y="0"/>
                <wp:positionH relativeFrom="column">
                  <wp:posOffset>4673600</wp:posOffset>
                </wp:positionH>
                <wp:positionV relativeFrom="paragraph">
                  <wp:posOffset>791210</wp:posOffset>
                </wp:positionV>
                <wp:extent cx="965200" cy="476250"/>
                <wp:effectExtent l="0" t="0" r="6350" b="0"/>
                <wp:wrapNone/>
                <wp:docPr id="60" name="Text Box 60"/>
                <wp:cNvGraphicFramePr/>
                <a:graphic xmlns:a="http://schemas.openxmlformats.org/drawingml/2006/main">
                  <a:graphicData uri="http://schemas.microsoft.com/office/word/2010/wordprocessingShape">
                    <wps:wsp>
                      <wps:cNvSpPr txBox="1"/>
                      <wps:spPr>
                        <a:xfrm>
                          <a:off x="0" y="0"/>
                          <a:ext cx="965200" cy="476250"/>
                        </a:xfrm>
                        <a:prstGeom prst="rect">
                          <a:avLst/>
                        </a:prstGeom>
                        <a:solidFill>
                          <a:schemeClr val="lt1"/>
                        </a:solidFill>
                        <a:ln w="6350">
                          <a:noFill/>
                        </a:ln>
                      </wps:spPr>
                      <wps:txbx>
                        <w:txbxContent>
                          <w:p w14:paraId="222530A3" w14:textId="4AC05BA2" w:rsidR="00BF6C55" w:rsidRDefault="00BF6C55"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AA74" id="Text Box 60" o:spid="_x0000_s1046" type="#_x0000_t202" style="position:absolute;left:0;text-align:left;margin-left:368pt;margin-top:62.3pt;width:76pt;height:3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zSSRAIAAII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" fillcolor="white [3201]" stroked="f" strokeweight=".5pt">
                <v:textbox>
                  <w:txbxContent>
                    <w:p w14:paraId="222530A3" w14:textId="4AC05BA2" w:rsidR="00BF6C55" w:rsidRDefault="00BF6C55"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v:textbox>
              </v:shape>
            </w:pict>
          </mc:Fallback>
        </mc:AlternateContent>
      </w:r>
      <w:r w:rsidRPr="00341E98">
        <w:rPr>
          <w:noProof/>
        </w:rPr>
        <mc:AlternateContent>
          <mc:Choice Requires="wps">
            <w:drawing>
              <wp:anchor distT="0" distB="0" distL="114300" distR="114300" simplePos="0" relativeHeight="251551744" behindDoc="0" locked="0" layoutInCell="1" allowOverlap="1" wp14:anchorId="07EE8008" wp14:editId="493036C7">
                <wp:simplePos x="0" y="0"/>
                <wp:positionH relativeFrom="column">
                  <wp:posOffset>3892550</wp:posOffset>
                </wp:positionH>
                <wp:positionV relativeFrom="paragraph">
                  <wp:posOffset>1013460</wp:posOffset>
                </wp:positionV>
                <wp:extent cx="787400" cy="838200"/>
                <wp:effectExtent l="0" t="76200" r="0" b="19050"/>
                <wp:wrapNone/>
                <wp:docPr id="54" name="Connector: Elbow 54"/>
                <wp:cNvGraphicFramePr/>
                <a:graphic xmlns:a="http://schemas.openxmlformats.org/drawingml/2006/main">
                  <a:graphicData uri="http://schemas.microsoft.com/office/word/2010/wordprocessingShape">
                    <wps:wsp>
                      <wps:cNvCnPr/>
                      <wps:spPr>
                        <a:xfrm flipV="1">
                          <a:off x="0" y="0"/>
                          <a:ext cx="787400" cy="838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5F5DC" id="Connector: Elbow 54" o:spid="_x0000_s1026" type="#_x0000_t34" style="position:absolute;margin-left:306.5pt;margin-top:79.8pt;width:62pt;height:66pt;flip:y;z-index:25155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" strokecolor="black [3200]" strokeweight=".5pt">
                <v:stroke endarrow="block"/>
              </v:shape>
            </w:pict>
          </mc:Fallback>
        </mc:AlternateContent>
      </w:r>
      <w:r w:rsidRPr="00341E98">
        <w:rPr>
          <w:noProof/>
        </w:rPr>
        <mc:AlternateContent>
          <mc:Choice Requires="wps">
            <w:drawing>
              <wp:anchor distT="0" distB="0" distL="114300" distR="114300" simplePos="0" relativeHeight="251548672" behindDoc="0" locked="0" layoutInCell="1" allowOverlap="1" wp14:anchorId="62DF875A" wp14:editId="59B25E36">
                <wp:simplePos x="0" y="0"/>
                <wp:positionH relativeFrom="column">
                  <wp:posOffset>1930400</wp:posOffset>
                </wp:positionH>
                <wp:positionV relativeFrom="paragraph">
                  <wp:posOffset>1750060</wp:posOffset>
                </wp:positionV>
                <wp:extent cx="2715289" cy="2677200"/>
                <wp:effectExtent l="0" t="19050" r="27940" b="0"/>
                <wp:wrapNone/>
                <wp:docPr id="52" name="Chord 52"/>
                <wp:cNvGraphicFramePr/>
                <a:graphic xmlns:a="http://schemas.openxmlformats.org/drawingml/2006/main">
                  <a:graphicData uri="http://schemas.microsoft.com/office/word/2010/wordprocessingShape">
                    <wps:wsp>
                      <wps:cNvSpPr/>
                      <wps:spPr>
                        <a:xfrm rot="18176160" flipH="1">
                          <a:off x="0" y="0"/>
                          <a:ext cx="2715289" cy="2677200"/>
                        </a:xfrm>
                        <a:prstGeom prst="chord">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577A8" id="Chord 52" o:spid="_x0000_s1026" style="position:absolute;margin-left:152pt;margin-top:137.8pt;width:213.8pt;height:210.8pt;rotation:3739746fd;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5289,267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" path="m2310840,2291795c1878004,2712572,1214253,2798409,686002,2501920,147750,2199818,-114907,1576843,47518,987553,208195,404606,744961,1,1357645,1r953195,2291794xe" filled="f" strokecolor="#002060" strokeweight="1pt">
                <v:stroke joinstyle="miter"/>
                <v:path arrowok="t" o:connecttype="custom" o:connectlocs="2310840,2291795;686002,2501920;47518,987553;1357645,1;2310840,2291795" o:connectangles="0,0,0,0,0"/>
              </v:shape>
            </w:pict>
          </mc:Fallback>
        </mc:AlternateContent>
      </w:r>
      <w:r w:rsidR="00426549" w:rsidRPr="00341E98">
        <w:rPr>
          <w:noProof/>
        </w:rPr>
        <mc:AlternateContent>
          <mc:Choice Requires="wps">
            <w:drawing>
              <wp:anchor distT="0" distB="0" distL="114300" distR="114300" simplePos="0" relativeHeight="251545600" behindDoc="0" locked="0" layoutInCell="1" allowOverlap="1" wp14:anchorId="15199DE0" wp14:editId="2AD5295E">
                <wp:simplePos x="0" y="0"/>
                <wp:positionH relativeFrom="column">
                  <wp:posOffset>1460500</wp:posOffset>
                </wp:positionH>
                <wp:positionV relativeFrom="paragraph">
                  <wp:posOffset>4017010</wp:posOffset>
                </wp:positionV>
                <wp:extent cx="704850" cy="654050"/>
                <wp:effectExtent l="19050" t="19050" r="19050" b="12700"/>
                <wp:wrapNone/>
                <wp:docPr id="49" name="Text Box 4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47AA7A6D" w14:textId="77777777" w:rsidR="00BF6C55" w:rsidRDefault="00BF6C55" w:rsidP="004265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99DE0" id="Text Box 49" o:spid="_x0000_s1047" type="#_x0000_t202" style="position:absolute;left:0;text-align:left;margin-left:115pt;margin-top:316.3pt;width:55.5pt;height:51.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" filled="f" strokecolor="#00b0f0" strokeweight="2.25pt">
                <v:textbox>
                  <w:txbxContent>
                    <w:p w14:paraId="47AA7A6D" w14:textId="77777777" w:rsidR="00BF6C55" w:rsidRDefault="00BF6C55" w:rsidP="00426549"/>
                  </w:txbxContent>
                </v:textbox>
              </v:shape>
            </w:pict>
          </mc:Fallback>
        </mc:AlternateContent>
      </w:r>
      <w:r w:rsidR="00426549" w:rsidRPr="00341E98">
        <w:rPr>
          <w:noProof/>
        </w:rPr>
        <mc:AlternateContent>
          <mc:Choice Requires="wps">
            <w:drawing>
              <wp:anchor distT="0" distB="0" distL="114300" distR="114300" simplePos="0" relativeHeight="251540480" behindDoc="0" locked="0" layoutInCell="1" allowOverlap="1" wp14:anchorId="259E22C2" wp14:editId="4EA0B644">
                <wp:simplePos x="0" y="0"/>
                <wp:positionH relativeFrom="column">
                  <wp:posOffset>4800600</wp:posOffset>
                </wp:positionH>
                <wp:positionV relativeFrom="paragraph">
                  <wp:posOffset>2359660</wp:posOffset>
                </wp:positionV>
                <wp:extent cx="704850" cy="654050"/>
                <wp:effectExtent l="19050" t="19050" r="19050" b="12700"/>
                <wp:wrapNone/>
                <wp:docPr id="47" name="Text Box 47"/>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5AB445F4" w14:textId="77777777" w:rsidR="00BF6C55" w:rsidRDefault="00BF6C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E22C2" id="Text Box 47" o:spid="_x0000_s1048" type="#_x0000_t202" style="position:absolute;left:0;text-align:left;margin-left:378pt;margin-top:185.8pt;width:55.5pt;height:51.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" filled="f" strokecolor="#538135 [2409]" strokeweight="2.25pt">
                <v:textbox>
                  <w:txbxContent>
                    <w:p w14:paraId="5AB445F4" w14:textId="77777777" w:rsidR="00BF6C55" w:rsidRDefault="00BF6C55"/>
                  </w:txbxContent>
                </v:textbox>
              </v:shape>
            </w:pict>
          </mc:Fallback>
        </mc:AlternateContent>
      </w:r>
      <w:r w:rsidR="00426549" w:rsidRPr="00341E98">
        <w:rPr>
          <w:noProof/>
        </w:rPr>
        <w:drawing>
          <wp:inline distT="0" distB="0" distL="0" distR="0" wp14:anchorId="671DED78" wp14:editId="067D349C">
            <wp:extent cx="5943600" cy="5067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s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14:paraId="6B9FF68B" w14:textId="4E2D7056" w:rsidR="003E41AA" w:rsidRPr="00341E98" w:rsidRDefault="003E41AA" w:rsidP="00644A24">
      <w:pPr>
        <w:pStyle w:val="NormalWeb"/>
        <w:spacing w:before="0" w:beforeAutospacing="0" w:after="0" w:afterAutospacing="0"/>
        <w:jc w:val="center"/>
      </w:pPr>
    </w:p>
    <w:p w14:paraId="6DD781FC" w14:textId="0218717E" w:rsidR="00644A24" w:rsidRPr="00341E98" w:rsidRDefault="00F4150C" w:rsidP="003E41AA">
      <w:pPr>
        <w:pStyle w:val="NormalWeb"/>
        <w:spacing w:before="0" w:beforeAutospacing="0" w:after="0" w:afterAutospacing="0"/>
        <w:jc w:val="center"/>
      </w:pPr>
      <w:r w:rsidRPr="00341E98">
        <w:rPr>
          <w:b/>
        </w:rPr>
        <w:t>Figure 3</w:t>
      </w:r>
      <w:r w:rsidR="003E41AA" w:rsidRPr="00341E98">
        <w:rPr>
          <w:b/>
        </w:rPr>
        <w:t xml:space="preserve">. </w:t>
      </w:r>
      <w:r w:rsidR="003E41AA" w:rsidRPr="00341E98">
        <w:t xml:space="preserve">All </w:t>
      </w:r>
      <w:proofErr w:type="spellStart"/>
      <w:r w:rsidR="003E41AA" w:rsidRPr="00341E98">
        <w:t>xev’s</w:t>
      </w:r>
      <w:proofErr w:type="spellEnd"/>
      <w:r w:rsidR="003E41AA" w:rsidRPr="00341E98">
        <w:t xml:space="preserve"> nearest neighbors work on project ‘VMI’</w:t>
      </w:r>
      <w:r w:rsidR="00127FDA" w:rsidRPr="00341E98">
        <w:t>.</w:t>
      </w:r>
    </w:p>
    <w:p w14:paraId="0C0963E5" w14:textId="77777777" w:rsidR="003E41AA" w:rsidRPr="00341E98" w:rsidRDefault="003E41AA" w:rsidP="003E41AA">
      <w:pPr>
        <w:pStyle w:val="NormalWeb"/>
        <w:spacing w:before="0" w:beforeAutospacing="0" w:after="0" w:afterAutospacing="0"/>
        <w:jc w:val="center"/>
      </w:pPr>
    </w:p>
    <w:p w14:paraId="1B7C88D4" w14:textId="77777777" w:rsidR="005934F0" w:rsidRPr="00341E98" w:rsidRDefault="005934F0" w:rsidP="0035556D">
      <w:pPr>
        <w:pStyle w:val="NormalWeb"/>
        <w:spacing w:before="0" w:beforeAutospacing="0" w:after="0" w:afterAutospacing="0"/>
        <w:jc w:val="both"/>
      </w:pPr>
    </w:p>
    <w:p w14:paraId="2A3206BB" w14:textId="3D52D3C2" w:rsidR="00BD290B" w:rsidRPr="00341E98" w:rsidRDefault="00BD290B" w:rsidP="0035556D">
      <w:pPr>
        <w:pStyle w:val="NormalWeb"/>
        <w:spacing w:before="0" w:beforeAutospacing="0" w:after="0" w:afterAutospacing="0"/>
        <w:jc w:val="both"/>
      </w:pPr>
      <w:r w:rsidRPr="00341E98">
        <w:rPr>
          <w:noProof/>
        </w:rPr>
        <mc:AlternateContent>
          <mc:Choice Requires="wpg">
            <w:drawing>
              <wp:anchor distT="0" distB="0" distL="114300" distR="114300" simplePos="0" relativeHeight="251535360" behindDoc="0" locked="0" layoutInCell="1" allowOverlap="1" wp14:anchorId="0FD304F2" wp14:editId="0C57F95A">
                <wp:simplePos x="0" y="0"/>
                <wp:positionH relativeFrom="column">
                  <wp:posOffset>1111250</wp:posOffset>
                </wp:positionH>
                <wp:positionV relativeFrom="paragraph">
                  <wp:posOffset>869950</wp:posOffset>
                </wp:positionV>
                <wp:extent cx="3712210" cy="457200"/>
                <wp:effectExtent l="0" t="0" r="0" b="0"/>
                <wp:wrapNone/>
                <wp:docPr id="28" name="Group 28"/>
                <wp:cNvGraphicFramePr/>
                <a:graphic xmlns:a="http://schemas.openxmlformats.org/drawingml/2006/main">
                  <a:graphicData uri="http://schemas.microsoft.com/office/word/2010/wordprocessingGroup">
                    <wpg:wgp>
                      <wpg:cNvGrpSpPr/>
                      <wpg:grpSpPr>
                        <a:xfrm>
                          <a:off x="0" y="0"/>
                          <a:ext cx="3712210" cy="457200"/>
                          <a:chOff x="0" y="215900"/>
                          <a:chExt cx="3211753" cy="361507"/>
                        </a:xfrm>
                      </wpg:grpSpPr>
                      <wps:wsp>
                        <wps:cNvPr id="31" name="TextBox 4">
                          <a:extLst/>
                        </wps:cNvPr>
                        <wps:cNvSpPr txBox="1"/>
                        <wps:spPr>
                          <a:xfrm>
                            <a:off x="0" y="215900"/>
                            <a:ext cx="1327150" cy="295910"/>
                          </a:xfrm>
                          <a:prstGeom prst="rect">
                            <a:avLst/>
                          </a:prstGeom>
                          <a:noFill/>
                        </wps:spPr>
                        <wps:txbx>
                          <w:txbxContent>
                            <w:p w14:paraId="4F8DE4B0" w14:textId="220FEBE9" w:rsidR="00BF6C55" w:rsidRPr="00BD290B" w:rsidRDefault="00BF6C55"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wps:txbx>
                        <wps:bodyPr wrap="square" rtlCol="0">
                          <a:noAutofit/>
                        </wps:bodyPr>
                      </wps:wsp>
                      <wps:wsp>
                        <wps:cNvPr id="33" name="TextBox 7">
                          <a:extLst/>
                        </wps:cNvPr>
                        <wps:cNvSpPr txBox="1"/>
                        <wps:spPr>
                          <a:xfrm>
                            <a:off x="849553" y="234950"/>
                            <a:ext cx="2362200" cy="342457"/>
                          </a:xfrm>
                          <a:prstGeom prst="rect">
                            <a:avLst/>
                          </a:prstGeom>
                          <a:noFill/>
                        </wps:spPr>
                        <wps:txbx>
                          <w:txbxContent>
                            <w:p w14:paraId="1DC1E6CC" w14:textId="299ACDF8" w:rsidR="00BF6C55" w:rsidRPr="00E94CB6" w:rsidRDefault="00BF6C55" w:rsidP="00BD290B">
                              <w:pPr>
                                <w:pStyle w:val="NormalWeb"/>
                                <w:spacing w:before="0" w:beforeAutospacing="0" w:after="0" w:afterAutospacing="0"/>
                                <w:jc w:val="center"/>
                              </w:pPr>
                              <w:r w:rsidRPr="00E94CB6">
                                <w:rPr>
                                  <w:color w:val="000000" w:themeColor="text1"/>
                                  <w:kern w:val="24"/>
                                </w:rPr>
                                <w:t>Sum (similar neighbors’ contribution)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D304F2" id="Group 28" o:spid="_x0000_s1049" style="position:absolute;left:0;text-align:left;margin-left:87.5pt;margin-top:68.5pt;width:292.3pt;height:36pt;z-index:251535360;mso-width-relative:margin;mso-height-relative:margin" coordorigin=",2159" coordsize="32117,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">
                <v:shape id="TextBox 4" o:spid="_x0000_s1050"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F8DE4B0" w14:textId="220FEBE9" w:rsidR="00BF6C55" w:rsidRPr="00BD290B" w:rsidRDefault="00BF6C55"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v:textbox>
                </v:shape>
                <v:shape id="TextBox 7" o:spid="_x0000_s1051" type="#_x0000_t202" style="position:absolute;left:8495;top:2349;width:23622;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DC1E6CC" w14:textId="299ACDF8" w:rsidR="00BF6C55" w:rsidRPr="00E94CB6" w:rsidRDefault="00BF6C55" w:rsidP="00BD290B">
                        <w:pPr>
                          <w:pStyle w:val="NormalWeb"/>
                          <w:spacing w:before="0" w:beforeAutospacing="0" w:after="0" w:afterAutospacing="0"/>
                          <w:jc w:val="center"/>
                        </w:pPr>
                        <w:r w:rsidRPr="00E94CB6">
                          <w:rPr>
                            <w:color w:val="000000" w:themeColor="text1"/>
                            <w:kern w:val="24"/>
                          </w:rPr>
                          <w:t>Sum (similar neighbors’ contribution)</w:t>
                        </w:r>
                      </w:p>
                    </w:txbxContent>
                  </v:textbox>
                </v:shape>
              </v:group>
            </w:pict>
          </mc:Fallback>
        </mc:AlternateContent>
      </w:r>
      <w:r w:rsidR="00BC191F" w:rsidRPr="00341E98">
        <w:t>Table 3</w:t>
      </w:r>
      <w:r w:rsidR="007C101D" w:rsidRPr="00341E98">
        <w:t xml:space="preserve"> is another list of projects recommended by the system to the developer ‘</w:t>
      </w:r>
      <w:proofErr w:type="spellStart"/>
      <w:r w:rsidR="007C101D" w:rsidRPr="00341E98">
        <w:t>xev</w:t>
      </w:r>
      <w:proofErr w:type="spellEnd"/>
      <w:r w:rsidR="007C101D" w:rsidRPr="00341E98">
        <w:t>’. Different from the previous system, the scoring function has changed into the sum of similar neighbors’ contribution</w:t>
      </w:r>
      <w:r w:rsidR="00E94CB6">
        <w:t xml:space="preserve"> </w:t>
      </w:r>
      <w:r w:rsidR="00E94CB6">
        <w:t>(Score 2)</w:t>
      </w:r>
      <w:r w:rsidR="007C101D" w:rsidRPr="00341E98">
        <w:t>. Therefore, the system recommends new projects to the developer ‘</w:t>
      </w:r>
      <w:proofErr w:type="spellStart"/>
      <w:r w:rsidR="007C101D" w:rsidRPr="00341E98">
        <w:t>xev</w:t>
      </w:r>
      <w:proofErr w:type="spellEnd"/>
      <w:r w:rsidR="007C101D" w:rsidRPr="00341E98">
        <w:t xml:space="preserve">’ in an order from ‘contributed the hardest by similar neighbors’ to ‘contributed the least by similar neighbors’. </w:t>
      </w:r>
    </w:p>
    <w:p w14:paraId="3E61083F" w14:textId="18A11C3A" w:rsidR="00BD290B" w:rsidRPr="00341E98" w:rsidRDefault="00BD290B" w:rsidP="0035556D">
      <w:pPr>
        <w:pStyle w:val="NormalWeb"/>
        <w:spacing w:before="0" w:beforeAutospacing="0" w:after="0" w:afterAutospacing="0"/>
        <w:jc w:val="both"/>
      </w:pPr>
    </w:p>
    <w:p w14:paraId="1BEA6FE8" w14:textId="19A031AB" w:rsidR="00BD290B" w:rsidRPr="00341E98" w:rsidRDefault="00BD290B" w:rsidP="0035556D">
      <w:pPr>
        <w:pStyle w:val="NormalWeb"/>
        <w:spacing w:before="0" w:beforeAutospacing="0" w:after="0" w:afterAutospacing="0"/>
        <w:jc w:val="both"/>
      </w:pPr>
    </w:p>
    <w:p w14:paraId="1399F639" w14:textId="3DCA7B56" w:rsidR="007C101D" w:rsidRPr="00341E98" w:rsidRDefault="007C101D" w:rsidP="0035556D">
      <w:pPr>
        <w:pStyle w:val="NormalWeb"/>
        <w:spacing w:before="0" w:beforeAutospacing="0" w:after="0" w:afterAutospacing="0"/>
        <w:jc w:val="both"/>
      </w:pPr>
      <w:r w:rsidRPr="00341E98">
        <w:t>If a manager wants to ensure developers’ contribution when assigning new projects, he probably prefers this recommendation scheme based on the assumption that a</w:t>
      </w:r>
      <w:r w:rsidR="00E30313" w:rsidRPr="00341E98">
        <w:t xml:space="preserve"> developer will contribute </w:t>
      </w:r>
      <w:r w:rsidRPr="00341E98">
        <w:t xml:space="preserve">to a project </w:t>
      </w:r>
      <w:r w:rsidR="00E30313" w:rsidRPr="00341E98">
        <w:t xml:space="preserve">in a comparable way as his </w:t>
      </w:r>
      <w:r w:rsidRPr="00341E98">
        <w:t>similar developers</w:t>
      </w:r>
      <w:r w:rsidR="0023371D" w:rsidRPr="00341E98">
        <w:t>. I</w:t>
      </w:r>
      <w:r w:rsidR="00E30313" w:rsidRPr="00341E98">
        <w:t>f nearest neighbors</w:t>
      </w:r>
      <w:r w:rsidRPr="00341E98">
        <w:t xml:space="preserve"> unanimously work hard on </w:t>
      </w:r>
      <w:r w:rsidR="00E30313" w:rsidRPr="00341E98">
        <w:t xml:space="preserve">a project, the developer is likely to </w:t>
      </w:r>
      <w:r w:rsidR="0023371D" w:rsidRPr="00341E98">
        <w:t>devote too.</w:t>
      </w:r>
    </w:p>
    <w:p w14:paraId="1487ADF2" w14:textId="77777777" w:rsidR="0023371D" w:rsidRPr="00341E98" w:rsidRDefault="0023371D" w:rsidP="007C101D">
      <w:pPr>
        <w:pStyle w:val="NormalWeb"/>
        <w:spacing w:before="0" w:beforeAutospacing="0" w:after="0" w:afterAutospacing="0"/>
        <w:jc w:val="both"/>
      </w:pPr>
    </w:p>
    <w:p w14:paraId="3428CA19" w14:textId="61DBEBC6" w:rsidR="007C101D" w:rsidRPr="00341E98" w:rsidRDefault="007C101D" w:rsidP="007C101D">
      <w:pPr>
        <w:pStyle w:val="NormalWeb"/>
        <w:spacing w:before="0" w:beforeAutospacing="0" w:after="0" w:afterAutospacing="0"/>
        <w:jc w:val="center"/>
      </w:pPr>
      <w:r w:rsidRPr="00341E98">
        <w:rPr>
          <w:noProof/>
          <w:lang w:eastAsia="en-US"/>
        </w:rPr>
        <w:lastRenderedPageBreak/>
        <mc:AlternateContent>
          <mc:Choice Requires="wps">
            <w:drawing>
              <wp:anchor distT="0" distB="0" distL="114300" distR="114300" simplePos="0" relativeHeight="251594752" behindDoc="0" locked="0" layoutInCell="1" allowOverlap="1" wp14:anchorId="50B9CE02" wp14:editId="26059969">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14:paraId="286B1664" w14:textId="77777777" w:rsidR="00BF6C55" w:rsidRDefault="00BF6C5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CE02" id="Text Box 17" o:spid="_x0000_s1052" type="#_x0000_t202" style="position:absolute;left:0;text-align:left;margin-left:221.5pt;margin-top:25.8pt;width:35.5pt;height:28.5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" filled="f" strokecolor="#ed7d31 [3205]" strokeweight="1.5pt">
                <v:textbox style="layout-flow:vertical-ideographic">
                  <w:txbxContent>
                    <w:p w14:paraId="286B1664" w14:textId="77777777" w:rsidR="00BF6C55" w:rsidRDefault="00BF6C55" w:rsidP="007C101D"/>
                  </w:txbxContent>
                </v:textbox>
              </v:shape>
            </w:pict>
          </mc:Fallback>
        </mc:AlternateContent>
      </w:r>
      <w:r w:rsidRPr="00341E98">
        <w:rPr>
          <w:noProof/>
          <w:lang w:eastAsia="en-US"/>
        </w:rPr>
        <mc:AlternateContent>
          <mc:Choice Requires="wps">
            <w:drawing>
              <wp:anchor distT="0" distB="0" distL="114300" distR="114300" simplePos="0" relativeHeight="251596800" behindDoc="0" locked="0" layoutInCell="1" allowOverlap="1" wp14:anchorId="22698527" wp14:editId="3FDB0EF6">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47721365" w14:textId="77777777" w:rsidR="00BF6C55" w:rsidRDefault="00BF6C5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98527" id="Text Box 18" o:spid="_x0000_s1053" type="#_x0000_t202" style="position:absolute;left:0;text-align:left;margin-left:222pt;margin-top:66.3pt;width:35.5pt;height:1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" filled="f" strokecolor="#ed7d31 [3205]" strokeweight="1.5pt">
                <v:textbox style="layout-flow:vertical-ideographic">
                  <w:txbxContent>
                    <w:p w14:paraId="47721365" w14:textId="77777777" w:rsidR="00BF6C55" w:rsidRDefault="00BF6C55" w:rsidP="007C101D"/>
                  </w:txbxContent>
                </v:textbox>
              </v:shape>
            </w:pict>
          </mc:Fallback>
        </mc:AlternateContent>
      </w:r>
      <w:r w:rsidRPr="00341E98">
        <w:rPr>
          <w:noProof/>
          <w:lang w:eastAsia="en-US"/>
        </w:rPr>
        <w:drawing>
          <wp:inline distT="0" distB="0" distL="0" distR="0" wp14:anchorId="5C23855C" wp14:editId="51D9C796">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21">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14:paraId="1BDDE8DE" w14:textId="36DA9DC5" w:rsidR="00021869" w:rsidRPr="00341E98" w:rsidRDefault="0035556D" w:rsidP="00021869">
      <w:pPr>
        <w:pStyle w:val="NormalWeb"/>
        <w:spacing w:before="0" w:beforeAutospacing="0" w:after="0" w:afterAutospacing="0"/>
        <w:jc w:val="center"/>
      </w:pPr>
      <w:r w:rsidRPr="00341E98">
        <w:rPr>
          <w:b/>
        </w:rPr>
        <w:t>Table 3</w:t>
      </w:r>
      <w:r w:rsidR="00021869" w:rsidRPr="00341E98">
        <w:rPr>
          <w:b/>
        </w:rPr>
        <w:t xml:space="preserve">. </w:t>
      </w:r>
      <w:r w:rsidR="00021869" w:rsidRPr="00341E98">
        <w:t>Another</w:t>
      </w:r>
      <w:r w:rsidR="00021869" w:rsidRPr="00341E98">
        <w:rPr>
          <w:b/>
        </w:rPr>
        <w:t xml:space="preserve"> </w:t>
      </w:r>
      <w:r w:rsidR="00021869" w:rsidRPr="00341E98">
        <w:t>Recommender system with similarity threshold being 0.5</w:t>
      </w:r>
    </w:p>
    <w:p w14:paraId="6B60FCB5" w14:textId="537C6664" w:rsidR="003418C5" w:rsidRPr="00341E98" w:rsidRDefault="003418C5" w:rsidP="003418C5">
      <w:pPr>
        <w:pStyle w:val="NormalWeb"/>
        <w:spacing w:before="0" w:beforeAutospacing="0" w:after="0" w:afterAutospacing="0"/>
      </w:pPr>
    </w:p>
    <w:p w14:paraId="0DA3A477" w14:textId="62EE31D3" w:rsidR="003418C5" w:rsidRPr="00341E98" w:rsidRDefault="003418C5" w:rsidP="003418C5">
      <w:pPr>
        <w:pStyle w:val="NormalWeb"/>
        <w:spacing w:before="0" w:beforeAutospacing="0" w:after="0" w:afterAutospacing="0"/>
        <w:jc w:val="both"/>
      </w:pPr>
      <w:r w:rsidRPr="00341E98">
        <w:t>More insights can be retrieved if the results of both recommender systems are combined. For example, although both project ‘VMI’ and ‘SVV’ are participated by all the nearest neighbors of developer ‘</w:t>
      </w:r>
      <w:proofErr w:type="spellStart"/>
      <w:r w:rsidRPr="00341E98">
        <w:t>xev</w:t>
      </w:r>
      <w:proofErr w:type="spellEnd"/>
      <w:r w:rsidRPr="00341E98">
        <w:t xml:space="preserve">’, the former receives massive contribution (as it shown in figure </w:t>
      </w:r>
      <w:r w:rsidR="00F4150C" w:rsidRPr="00341E98">
        <w:t>4</w:t>
      </w:r>
      <w:r w:rsidRPr="00341E98">
        <w:t>) while the latter has little</w:t>
      </w:r>
      <w:r w:rsidR="00F4150C" w:rsidRPr="00341E98">
        <w:t xml:space="preserve"> (as it shown in figure 5</w:t>
      </w:r>
      <w:r w:rsidRPr="00341E98">
        <w:t xml:space="preserve">). Also, although half of nearest neighbors participate in the project ‘AVD’, none of them contribute anything in the concerning period. </w:t>
      </w:r>
    </w:p>
    <w:p w14:paraId="6670DE78" w14:textId="77777777" w:rsidR="003418C5" w:rsidRPr="00341E98" w:rsidRDefault="003418C5" w:rsidP="003418C5">
      <w:pPr>
        <w:pStyle w:val="NormalWeb"/>
        <w:spacing w:before="0" w:beforeAutospacing="0" w:after="0" w:afterAutospacing="0"/>
      </w:pPr>
    </w:p>
    <w:p w14:paraId="387F57B2" w14:textId="24C0906F" w:rsidR="00127FDA" w:rsidRPr="00341E98" w:rsidRDefault="00127FDA" w:rsidP="00021869">
      <w:pPr>
        <w:pStyle w:val="NormalWeb"/>
        <w:spacing w:before="0" w:beforeAutospacing="0" w:after="0" w:afterAutospacing="0"/>
        <w:jc w:val="center"/>
      </w:pPr>
    </w:p>
    <w:p w14:paraId="0A71BF21" w14:textId="67BFCE08" w:rsidR="00127FDA" w:rsidRPr="00341E98" w:rsidRDefault="00E94CB6" w:rsidP="00021869">
      <w:pPr>
        <w:pStyle w:val="NormalWeb"/>
        <w:spacing w:before="0" w:beforeAutospacing="0" w:after="0" w:afterAutospacing="0"/>
        <w:jc w:val="center"/>
      </w:pPr>
      <w:r w:rsidRPr="00341E98">
        <w:rPr>
          <w:noProof/>
        </w:rPr>
        <mc:AlternateContent>
          <mc:Choice Requires="wps">
            <w:drawing>
              <wp:anchor distT="0" distB="0" distL="114300" distR="114300" simplePos="0" relativeHeight="251625472" behindDoc="0" locked="0" layoutInCell="1" allowOverlap="1" wp14:anchorId="48EC94BC" wp14:editId="2ACAA5A0">
                <wp:simplePos x="0" y="0"/>
                <wp:positionH relativeFrom="column">
                  <wp:posOffset>4986606</wp:posOffset>
                </wp:positionH>
                <wp:positionV relativeFrom="paragraph">
                  <wp:posOffset>202419</wp:posOffset>
                </wp:positionV>
                <wp:extent cx="914400" cy="4762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14400" cy="476250"/>
                        </a:xfrm>
                        <a:prstGeom prst="rect">
                          <a:avLst/>
                        </a:prstGeom>
                        <a:solidFill>
                          <a:schemeClr val="lt1"/>
                        </a:solidFill>
                        <a:ln w="6350">
                          <a:noFill/>
                        </a:ln>
                      </wps:spPr>
                      <wps:txbx>
                        <w:txbxContent>
                          <w:p w14:paraId="0A701242" w14:textId="2590961D" w:rsidR="00BF6C55" w:rsidRPr="00127FDA" w:rsidRDefault="00BF6C55" w:rsidP="00E94CB6">
                            <w:pP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94BC" id="Text Box 89" o:spid="_x0000_s1054" type="#_x0000_t202" style="position:absolute;left:0;text-align:left;margin-left:392.65pt;margin-top:15.95pt;width:1in;height:3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" fillcolor="white [3201]" stroked="f" strokeweight=".5pt">
                <v:textbox>
                  <w:txbxContent>
                    <w:p w14:paraId="0A701242" w14:textId="2590961D" w:rsidR="00BF6C55" w:rsidRPr="00127FDA" w:rsidRDefault="00BF6C55" w:rsidP="00E94CB6">
                      <w:pP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1734C159" wp14:editId="3B40C6B0">
                <wp:simplePos x="0" y="0"/>
                <wp:positionH relativeFrom="column">
                  <wp:posOffset>4726745</wp:posOffset>
                </wp:positionH>
                <wp:positionV relativeFrom="paragraph">
                  <wp:posOffset>420760</wp:posOffset>
                </wp:positionV>
                <wp:extent cx="315937" cy="295421"/>
                <wp:effectExtent l="0" t="76200" r="0" b="28575"/>
                <wp:wrapNone/>
                <wp:docPr id="36" name="Connector: Elbow 36"/>
                <wp:cNvGraphicFramePr/>
                <a:graphic xmlns:a="http://schemas.openxmlformats.org/drawingml/2006/main">
                  <a:graphicData uri="http://schemas.microsoft.com/office/word/2010/wordprocessingShape">
                    <wps:wsp>
                      <wps:cNvCnPr/>
                      <wps:spPr>
                        <a:xfrm flipV="1">
                          <a:off x="0" y="0"/>
                          <a:ext cx="315937" cy="295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34955" id="Connector: Elbow 36" o:spid="_x0000_s1026" type="#_x0000_t34" style="position:absolute;margin-left:372.2pt;margin-top:33.15pt;width:24.9pt;height:23.2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" strokecolor="black [3200]" strokeweight="1pt">
                <v:stroke endarrow="block"/>
              </v:shape>
            </w:pict>
          </mc:Fallback>
        </mc:AlternateContent>
      </w:r>
      <w:r w:rsidR="00471E2D" w:rsidRPr="00341E98">
        <w:rPr>
          <w:noProof/>
        </w:rPr>
        <mc:AlternateContent>
          <mc:Choice Requires="wps">
            <w:drawing>
              <wp:anchor distT="0" distB="0" distL="114300" distR="114300" simplePos="0" relativeHeight="251646976" behindDoc="0" locked="0" layoutInCell="1" allowOverlap="1" wp14:anchorId="29BD540C" wp14:editId="3F13266E">
                <wp:simplePos x="0" y="0"/>
                <wp:positionH relativeFrom="column">
                  <wp:posOffset>3879850</wp:posOffset>
                </wp:positionH>
                <wp:positionV relativeFrom="paragraph">
                  <wp:posOffset>725170</wp:posOffset>
                </wp:positionV>
                <wp:extent cx="1301750" cy="2482850"/>
                <wp:effectExtent l="0" t="0" r="12700" b="12700"/>
                <wp:wrapNone/>
                <wp:docPr id="87" name="Text Box 87"/>
                <wp:cNvGraphicFramePr/>
                <a:graphic xmlns:a="http://schemas.openxmlformats.org/drawingml/2006/main">
                  <a:graphicData uri="http://schemas.microsoft.com/office/word/2010/wordprocessingShape">
                    <wps:wsp>
                      <wps:cNvSpPr txBox="1"/>
                      <wps:spPr>
                        <a:xfrm>
                          <a:off x="0" y="0"/>
                          <a:ext cx="1301750" cy="2482850"/>
                        </a:xfrm>
                        <a:prstGeom prst="rect">
                          <a:avLst/>
                        </a:prstGeom>
                        <a:noFill/>
                        <a:ln w="12700">
                          <a:solidFill>
                            <a:schemeClr val="tx1"/>
                          </a:solidFill>
                        </a:ln>
                      </wps:spPr>
                      <wps:txbx>
                        <w:txbxContent>
                          <w:p w14:paraId="3E958DDC" w14:textId="77777777" w:rsidR="00BF6C55" w:rsidRDefault="00BF6C55"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D540C" id="Text Box 87" o:spid="_x0000_s1055" type="#_x0000_t202" style="position:absolute;left:0;text-align:left;margin-left:305.5pt;margin-top:57.1pt;width:102.5pt;height:19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" filled="f" strokecolor="black [3213]" strokeweight="1pt">
                <v:textbox>
                  <w:txbxContent>
                    <w:p w14:paraId="3E958DDC" w14:textId="77777777" w:rsidR="00BF6C55" w:rsidRDefault="00BF6C55" w:rsidP="00471E2D"/>
                  </w:txbxContent>
                </v:textbox>
              </v:shape>
            </w:pict>
          </mc:Fallback>
        </mc:AlternateContent>
      </w:r>
      <w:r w:rsidR="00471E2D" w:rsidRPr="00341E98">
        <w:rPr>
          <w:noProof/>
        </w:rPr>
        <mc:AlternateContent>
          <mc:Choice Requires="wps">
            <w:drawing>
              <wp:anchor distT="0" distB="0" distL="114300" distR="114300" simplePos="0" relativeHeight="251618304" behindDoc="0" locked="0" layoutInCell="1" allowOverlap="1" wp14:anchorId="641F8E0A" wp14:editId="5CB6114B">
                <wp:simplePos x="0" y="0"/>
                <wp:positionH relativeFrom="column">
                  <wp:posOffset>812800</wp:posOffset>
                </wp:positionH>
                <wp:positionV relativeFrom="paragraph">
                  <wp:posOffset>1823720</wp:posOffset>
                </wp:positionV>
                <wp:extent cx="704850" cy="6540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7C341062" w14:textId="77777777" w:rsidR="00BF6C55" w:rsidRDefault="00BF6C55"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F8E0A" id="Text Box 80" o:spid="_x0000_s1056" type="#_x0000_t202" style="position:absolute;left:0;text-align:left;margin-left:64pt;margin-top:143.6pt;width:55.5pt;height:51.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" filled="f" strokecolor="#00b0f0" strokeweight="2.25pt">
                <v:textbox>
                  <w:txbxContent>
                    <w:p w14:paraId="7C341062" w14:textId="77777777" w:rsidR="00BF6C55" w:rsidRDefault="00BF6C55" w:rsidP="00471E2D"/>
                  </w:txbxContent>
                </v:textbox>
              </v:shape>
            </w:pict>
          </mc:Fallback>
        </mc:AlternateContent>
      </w:r>
      <w:r w:rsidR="00127FDA" w:rsidRPr="00341E98">
        <w:rPr>
          <w:noProof/>
        </w:rPr>
        <mc:AlternateContent>
          <mc:Choice Requires="wps">
            <w:drawing>
              <wp:anchor distT="0" distB="0" distL="114300" distR="114300" simplePos="0" relativeHeight="251611136" behindDoc="0" locked="0" layoutInCell="1" allowOverlap="1" wp14:anchorId="45BDD97E" wp14:editId="4FC24116">
                <wp:simplePos x="0" y="0"/>
                <wp:positionH relativeFrom="column">
                  <wp:posOffset>5213350</wp:posOffset>
                </wp:positionH>
                <wp:positionV relativeFrom="paragraph">
                  <wp:posOffset>1430020</wp:posOffset>
                </wp:positionV>
                <wp:extent cx="704850" cy="6540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1761A3DA" w14:textId="77777777" w:rsidR="00BF6C55" w:rsidRDefault="00BF6C55"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DD97E" id="Text Box 79" o:spid="_x0000_s1057" type="#_x0000_t202" style="position:absolute;left:0;text-align:left;margin-left:410.5pt;margin-top:112.6pt;width:55.5pt;height:51.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" filled="f" strokecolor="#538135 [2409]" strokeweight="2.25pt">
                <v:textbox>
                  <w:txbxContent>
                    <w:p w14:paraId="1761A3DA" w14:textId="77777777" w:rsidR="00BF6C55" w:rsidRDefault="00BF6C55" w:rsidP="00127FDA"/>
                  </w:txbxContent>
                </v:textbox>
              </v:shape>
            </w:pict>
          </mc:Fallback>
        </mc:AlternateContent>
      </w:r>
      <w:r w:rsidR="00127FDA" w:rsidRPr="00341E98">
        <w:rPr>
          <w:noProof/>
        </w:rPr>
        <w:drawing>
          <wp:inline distT="0" distB="0" distL="0" distR="0" wp14:anchorId="524F0375" wp14:editId="6A47D6D6">
            <wp:extent cx="5943600" cy="4098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s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736D0289" w14:textId="6545E27D" w:rsidR="003418C5" w:rsidRPr="00341E98" w:rsidRDefault="00F4150C" w:rsidP="003418C5">
      <w:pPr>
        <w:pStyle w:val="NormalWeb"/>
        <w:spacing w:before="0" w:beforeAutospacing="0" w:after="0" w:afterAutospacing="0"/>
        <w:jc w:val="center"/>
      </w:pPr>
      <w:r w:rsidRPr="00341E98">
        <w:rPr>
          <w:b/>
        </w:rPr>
        <w:t>Figure 4</w:t>
      </w:r>
      <w:r w:rsidR="003418C5" w:rsidRPr="00341E98">
        <w:rPr>
          <w:b/>
        </w:rPr>
        <w:t xml:space="preserve">. </w:t>
      </w:r>
      <w:r w:rsidR="003418C5" w:rsidRPr="00341E98">
        <w:t xml:space="preserve">Most of </w:t>
      </w:r>
      <w:proofErr w:type="spellStart"/>
      <w:r w:rsidR="003418C5" w:rsidRPr="00341E98">
        <w:t>xev’s</w:t>
      </w:r>
      <w:proofErr w:type="spellEnd"/>
      <w:r w:rsidR="003418C5" w:rsidRPr="00341E98">
        <w:t xml:space="preserve"> nearest neighbors work hard on project ‘VMI’, especially developer ‘</w:t>
      </w:r>
      <w:proofErr w:type="spellStart"/>
      <w:r w:rsidR="003418C5" w:rsidRPr="00341E98">
        <w:t>clm</w:t>
      </w:r>
      <w:proofErr w:type="spellEnd"/>
      <w:r w:rsidR="003418C5" w:rsidRPr="00341E98">
        <w:t>’ whose coding effort is about 93.</w:t>
      </w:r>
    </w:p>
    <w:p w14:paraId="6DE3C71F" w14:textId="77777777" w:rsidR="003418C5" w:rsidRPr="00341E98" w:rsidRDefault="003418C5" w:rsidP="00021869">
      <w:pPr>
        <w:pStyle w:val="NormalWeb"/>
        <w:spacing w:before="0" w:beforeAutospacing="0" w:after="0" w:afterAutospacing="0"/>
        <w:jc w:val="center"/>
      </w:pPr>
    </w:p>
    <w:p w14:paraId="74BA8AAD" w14:textId="129B6C66" w:rsidR="00127FDA" w:rsidRPr="00341E98" w:rsidRDefault="00127FDA" w:rsidP="00021869">
      <w:pPr>
        <w:pStyle w:val="NormalWeb"/>
        <w:spacing w:before="0" w:beforeAutospacing="0" w:after="0" w:afterAutospacing="0"/>
        <w:jc w:val="center"/>
      </w:pPr>
      <w:r w:rsidRPr="00341E98">
        <w:rPr>
          <w:noProof/>
        </w:rPr>
        <w:lastRenderedPageBreak/>
        <mc:AlternateContent>
          <mc:Choice Requires="wpg">
            <w:drawing>
              <wp:anchor distT="0" distB="0" distL="114300" distR="114300" simplePos="0" relativeHeight="251613184" behindDoc="0" locked="0" layoutInCell="1" allowOverlap="1" wp14:anchorId="77E62782" wp14:editId="6109B485">
                <wp:simplePos x="0" y="0"/>
                <wp:positionH relativeFrom="column">
                  <wp:posOffset>1047750</wp:posOffset>
                </wp:positionH>
                <wp:positionV relativeFrom="paragraph">
                  <wp:posOffset>185420</wp:posOffset>
                </wp:positionV>
                <wp:extent cx="5035550" cy="2254250"/>
                <wp:effectExtent l="19050" t="0" r="0" b="12700"/>
                <wp:wrapNone/>
                <wp:docPr id="76" name="Group 76"/>
                <wp:cNvGraphicFramePr/>
                <a:graphic xmlns:a="http://schemas.openxmlformats.org/drawingml/2006/main">
                  <a:graphicData uri="http://schemas.microsoft.com/office/word/2010/wordprocessingGroup">
                    <wpg:wgp>
                      <wpg:cNvGrpSpPr/>
                      <wpg:grpSpPr>
                        <a:xfrm>
                          <a:off x="0" y="0"/>
                          <a:ext cx="5035550" cy="2254250"/>
                          <a:chOff x="0" y="0"/>
                          <a:chExt cx="5035550" cy="2254250"/>
                        </a:xfrm>
                      </wpg:grpSpPr>
                      <wps:wsp>
                        <wps:cNvPr id="69" name="Text Box 69"/>
                        <wps:cNvSpPr txBox="1"/>
                        <wps:spPr>
                          <a:xfrm>
                            <a:off x="4171950" y="1073150"/>
                            <a:ext cx="704850" cy="654050"/>
                          </a:xfrm>
                          <a:prstGeom prst="rect">
                            <a:avLst/>
                          </a:prstGeom>
                          <a:noFill/>
                          <a:ln w="28575">
                            <a:solidFill>
                              <a:schemeClr val="accent6">
                                <a:lumMod val="75000"/>
                              </a:schemeClr>
                            </a:solidFill>
                          </a:ln>
                        </wps:spPr>
                        <wps:txbx>
                          <w:txbxContent>
                            <w:p w14:paraId="5AC83CAC" w14:textId="77777777" w:rsidR="00BF6C55" w:rsidRDefault="00BF6C55"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1079500"/>
                            <a:ext cx="704850" cy="654050"/>
                          </a:xfrm>
                          <a:prstGeom prst="rect">
                            <a:avLst/>
                          </a:prstGeom>
                          <a:noFill/>
                          <a:ln w="28575">
                            <a:solidFill>
                              <a:srgbClr val="00B0F0"/>
                            </a:solidFill>
                          </a:ln>
                        </wps:spPr>
                        <wps:txbx>
                          <w:txbxContent>
                            <w:p w14:paraId="2D76F2F8" w14:textId="77777777" w:rsidR="00BF6C55" w:rsidRDefault="00BF6C55"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971800" y="673100"/>
                            <a:ext cx="1047750" cy="1581150"/>
                          </a:xfrm>
                          <a:prstGeom prst="rect">
                            <a:avLst/>
                          </a:prstGeom>
                          <a:noFill/>
                          <a:ln w="12700">
                            <a:solidFill>
                              <a:schemeClr val="tx1"/>
                            </a:solidFill>
                          </a:ln>
                        </wps:spPr>
                        <wps:txbx>
                          <w:txbxContent>
                            <w:p w14:paraId="279DC31D" w14:textId="77777777" w:rsidR="00BF6C55" w:rsidRDefault="00BF6C55"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onnector: Elbow 74"/>
                        <wps:cNvCnPr/>
                        <wps:spPr>
                          <a:xfrm flipV="1">
                            <a:off x="3384550" y="222250"/>
                            <a:ext cx="692150" cy="457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Text Box 75"/>
                        <wps:cNvSpPr txBox="1"/>
                        <wps:spPr>
                          <a:xfrm>
                            <a:off x="4070350" y="0"/>
                            <a:ext cx="965200" cy="476250"/>
                          </a:xfrm>
                          <a:prstGeom prst="rect">
                            <a:avLst/>
                          </a:prstGeom>
                          <a:solidFill>
                            <a:schemeClr val="lt1"/>
                          </a:solidFill>
                          <a:ln w="6350">
                            <a:noFill/>
                          </a:ln>
                        </wps:spPr>
                        <wps:txbx>
                          <w:txbxContent>
                            <w:p w14:paraId="510ECF75" w14:textId="0EE72ABE" w:rsidR="00BF6C55" w:rsidRPr="00127FDA" w:rsidRDefault="00BF6C55" w:rsidP="00E94CB6">
                              <w:pPr>
                                <w:rPr>
                                  <w:rFonts w:ascii="Times New Roman" w:hAnsi="Times New Roman" w:cs="Times New Roman"/>
                                </w:rPr>
                              </w:pPr>
                              <w:r w:rsidRPr="00127FDA">
                                <w:rPr>
                                  <w:rFonts w:ascii="Times New Roman" w:hAnsi="Times New Roman" w:cs="Times New Roman"/>
                                </w:rPr>
                                <w:t>Small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62782" id="Group 76" o:spid="_x0000_s1058" style="position:absolute;left:0;text-align:left;margin-left:82.5pt;margin-top:14.6pt;width:396.5pt;height:177.5pt;z-index:251613184;mso-width-relative:margin;mso-height-relative:margin" coordsize="50355,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">
                <v:shape id="Text Box 69" o:spid="_x0000_s1059" type="#_x0000_t202" style="position:absolute;left:41719;top:10731;width:7049;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" filled="f" strokecolor="#538135 [2409]" strokeweight="2.25pt">
                  <v:textbox>
                    <w:txbxContent>
                      <w:p w14:paraId="5AC83CAC" w14:textId="77777777" w:rsidR="00BF6C55" w:rsidRDefault="00BF6C55" w:rsidP="00127FDA"/>
                    </w:txbxContent>
                  </v:textbox>
                </v:shape>
                <v:shape id="Text Box 71" o:spid="_x0000_s1060" type="#_x0000_t202" style="position:absolute;top:10795;width:7048;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" filled="f" strokecolor="#00b0f0" strokeweight="2.25pt">
                  <v:textbox>
                    <w:txbxContent>
                      <w:p w14:paraId="2D76F2F8" w14:textId="77777777" w:rsidR="00BF6C55" w:rsidRDefault="00BF6C55" w:rsidP="00127FDA"/>
                    </w:txbxContent>
                  </v:textbox>
                </v:shape>
                <v:shape id="Text Box 72" o:spid="_x0000_s1061" type="#_x0000_t202" style="position:absolute;left:29718;top:6731;width:10477;height:1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" filled="f" strokecolor="black [3213]" strokeweight="1pt">
                  <v:textbox>
                    <w:txbxContent>
                      <w:p w14:paraId="279DC31D" w14:textId="77777777" w:rsidR="00BF6C55" w:rsidRDefault="00BF6C55" w:rsidP="00127FDA"/>
                    </w:txbxContent>
                  </v:textbox>
                </v:shape>
                <v:shape id="Connector: Elbow 74" o:spid="_x0000_s1062" type="#_x0000_t34" style="position:absolute;left:33845;top:2222;width:6922;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" strokecolor="black [3200]" strokeweight=".5pt">
                  <v:stroke endarrow="block"/>
                </v:shape>
                <v:shape id="Text Box 75" o:spid="_x0000_s1063" type="#_x0000_t202" style="position:absolute;left:40703;width:965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510ECF75" w14:textId="0EE72ABE" w:rsidR="00BF6C55" w:rsidRPr="00127FDA" w:rsidRDefault="00BF6C55" w:rsidP="00E94CB6">
                        <w:pPr>
                          <w:rPr>
                            <w:rFonts w:ascii="Times New Roman" w:hAnsi="Times New Roman" w:cs="Times New Roman"/>
                          </w:rPr>
                        </w:pPr>
                        <w:r w:rsidRPr="00127FDA">
                          <w:rPr>
                            <w:rFonts w:ascii="Times New Roman" w:hAnsi="Times New Roman" w:cs="Times New Roman"/>
                          </w:rPr>
                          <w:t>Small contribution</w:t>
                        </w:r>
                      </w:p>
                    </w:txbxContent>
                  </v:textbox>
                </v:shape>
              </v:group>
            </w:pict>
          </mc:Fallback>
        </mc:AlternateContent>
      </w:r>
      <w:r w:rsidRPr="00341E98">
        <w:rPr>
          <w:noProof/>
        </w:rPr>
        <w:drawing>
          <wp:inline distT="0" distB="0" distL="0" distR="0" wp14:anchorId="3289F8AE" wp14:editId="4C5F37EB">
            <wp:extent cx="5943600" cy="31997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E59C9A0" w14:textId="77777777" w:rsidR="00127FDA" w:rsidRPr="00341E98" w:rsidRDefault="00127FDA" w:rsidP="00127FDA">
      <w:pPr>
        <w:pStyle w:val="NormalWeb"/>
        <w:spacing w:before="0" w:beforeAutospacing="0" w:after="0" w:afterAutospacing="0"/>
        <w:jc w:val="center"/>
      </w:pPr>
    </w:p>
    <w:p w14:paraId="1598E7CE" w14:textId="785C22CB" w:rsidR="00127FDA" w:rsidRPr="00341E98" w:rsidRDefault="00F4150C" w:rsidP="00127FDA">
      <w:pPr>
        <w:pStyle w:val="NormalWeb"/>
        <w:spacing w:before="0" w:beforeAutospacing="0" w:after="0" w:afterAutospacing="0"/>
        <w:jc w:val="center"/>
      </w:pPr>
      <w:r w:rsidRPr="00341E98">
        <w:rPr>
          <w:b/>
        </w:rPr>
        <w:t>Figure 5</w:t>
      </w:r>
      <w:r w:rsidR="00127FDA" w:rsidRPr="00341E98">
        <w:rPr>
          <w:b/>
        </w:rPr>
        <w:t xml:space="preserve">. </w:t>
      </w:r>
      <w:r w:rsidR="003418C5" w:rsidRPr="00341E98">
        <w:t>None of</w:t>
      </w:r>
      <w:r w:rsidR="00127FDA" w:rsidRPr="00341E98">
        <w:t xml:space="preserve"> </w:t>
      </w:r>
      <w:proofErr w:type="spellStart"/>
      <w:r w:rsidR="00127FDA" w:rsidRPr="00341E98">
        <w:t>xev’s</w:t>
      </w:r>
      <w:proofErr w:type="spellEnd"/>
      <w:r w:rsidR="00127FDA" w:rsidRPr="00341E98">
        <w:t xml:space="preserve"> nearest neighbors work </w:t>
      </w:r>
      <w:r w:rsidR="003418C5" w:rsidRPr="00341E98">
        <w:t xml:space="preserve">hard </w:t>
      </w:r>
      <w:r w:rsidR="00127FDA" w:rsidRPr="00341E98">
        <w:t>on project ‘VMI’.</w:t>
      </w:r>
    </w:p>
    <w:p w14:paraId="66985D71" w14:textId="1BDADC04" w:rsidR="006D2DD0" w:rsidRPr="00341E98" w:rsidRDefault="006D2DD0" w:rsidP="00644A24">
      <w:pPr>
        <w:pStyle w:val="NormalWeb"/>
        <w:spacing w:before="0" w:beforeAutospacing="0" w:after="0" w:afterAutospacing="0"/>
      </w:pPr>
    </w:p>
    <w:p w14:paraId="7E459509" w14:textId="5CEBCCDE" w:rsidR="005934F0" w:rsidRPr="00341E98" w:rsidRDefault="004F51C7" w:rsidP="00981197">
      <w:pPr>
        <w:pStyle w:val="NormalWeb"/>
        <w:spacing w:before="0" w:beforeAutospacing="0" w:after="0" w:afterAutospacing="0"/>
        <w:jc w:val="both"/>
      </w:pPr>
      <w:r w:rsidRPr="00341E98">
        <w:t xml:space="preserve">Furthermore, </w:t>
      </w:r>
      <w:r w:rsidR="0023371D" w:rsidRPr="00341E98">
        <w:t xml:space="preserve">we’ve found that </w:t>
      </w:r>
      <w:r w:rsidR="00415872" w:rsidRPr="00341E98">
        <w:t>different similarity threshold would affect recommendation results largely. For example, i</w:t>
      </w:r>
      <w:r w:rsidR="005934F0" w:rsidRPr="00341E98">
        <w:t xml:space="preserve">f we </w:t>
      </w:r>
      <w:r w:rsidR="00415872" w:rsidRPr="00341E98">
        <w:t>change</w:t>
      </w:r>
      <w:r w:rsidR="005934F0" w:rsidRPr="00341E98">
        <w:t xml:space="preserve"> the similarity threshold </w:t>
      </w:r>
      <w:r w:rsidR="00415872" w:rsidRPr="00341E98">
        <w:t>to</w:t>
      </w:r>
      <w:r w:rsidR="005934F0" w:rsidRPr="00341E98">
        <w:t xml:space="preserve"> 0.4, </w:t>
      </w:r>
      <w:r w:rsidR="006D2DD0" w:rsidRPr="00341E98">
        <w:t xml:space="preserve">as shown in </w:t>
      </w:r>
      <w:r w:rsidR="00BC191F" w:rsidRPr="00341E98">
        <w:t>table 4</w:t>
      </w:r>
      <w:r w:rsidR="006D2DD0" w:rsidRPr="00341E98">
        <w:t xml:space="preserve">, </w:t>
      </w:r>
      <w:r w:rsidR="005934F0" w:rsidRPr="00341E98">
        <w:t xml:space="preserve">the results would be </w:t>
      </w:r>
      <w:r w:rsidR="00415872" w:rsidRPr="00341E98">
        <w:t xml:space="preserve">as follows and </w:t>
      </w:r>
      <w:r w:rsidR="006D2DD0" w:rsidRPr="00341E98">
        <w:t xml:space="preserve">‘VMI’ </w:t>
      </w:r>
      <w:r w:rsidR="00981197" w:rsidRPr="00341E98">
        <w:t>is</w:t>
      </w:r>
      <w:r w:rsidR="005934F0" w:rsidRPr="00341E98">
        <w:t xml:space="preserve"> the only project shared by all the developer’s</w:t>
      </w:r>
      <w:r w:rsidRPr="00341E98">
        <w:t xml:space="preserve"> nearest neighbors</w:t>
      </w:r>
      <w:r w:rsidR="005934F0" w:rsidRPr="00341E98">
        <w:t>.</w:t>
      </w:r>
    </w:p>
    <w:p w14:paraId="4E736411" w14:textId="77777777" w:rsidR="005934F0" w:rsidRPr="00341E98" w:rsidRDefault="005934F0" w:rsidP="005934F0">
      <w:pPr>
        <w:rPr>
          <w:color w:val="auto"/>
        </w:rPr>
      </w:pPr>
    </w:p>
    <w:p w14:paraId="3BD2CC4C" w14:textId="77777777" w:rsidR="005934F0" w:rsidRPr="00341E98" w:rsidRDefault="008C4043" w:rsidP="005934F0">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576320" behindDoc="0" locked="0" layoutInCell="1" allowOverlap="1" wp14:anchorId="36D35FF1" wp14:editId="7BF117E5">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171B234D" w14:textId="77777777" w:rsidR="00BF6C55" w:rsidRDefault="00BF6C5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35FF1" id="Text Box 50" o:spid="_x0000_s1064" type="#_x0000_t202" style="position:absolute;left:0;text-align:left;margin-left:264pt;margin-top:28.45pt;width:35.5pt;height:15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" filled="f" strokecolor="#ed7d31 [3205]" strokeweight="1.5pt">
                <v:textbox style="layout-flow:vertical-ideographic">
                  <w:txbxContent>
                    <w:p w14:paraId="171B234D" w14:textId="77777777" w:rsidR="00BF6C55" w:rsidRDefault="00BF6C55" w:rsidP="008C4043"/>
                  </w:txbxContent>
                </v:textbox>
              </v:shape>
            </w:pict>
          </mc:Fallback>
        </mc:AlternateContent>
      </w:r>
      <w:r w:rsidR="005934F0" w:rsidRPr="00341E98">
        <w:rPr>
          <w:noProof/>
          <w:lang w:eastAsia="en-US"/>
        </w:rPr>
        <w:drawing>
          <wp:inline distT="0" distB="0" distL="0" distR="0" wp14:anchorId="36E80B32" wp14:editId="6B2EB11D">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4">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14:paraId="20F45D92" w14:textId="7DAADA56" w:rsidR="00810B75" w:rsidRPr="00341E98" w:rsidRDefault="00BC191F" w:rsidP="006D2DD0">
      <w:pPr>
        <w:pStyle w:val="NormalWeb"/>
        <w:spacing w:before="0" w:beforeAutospacing="0" w:after="0" w:afterAutospacing="0"/>
        <w:jc w:val="center"/>
      </w:pPr>
      <w:r w:rsidRPr="00341E98">
        <w:rPr>
          <w:b/>
        </w:rPr>
        <w:t>Table 4.</w:t>
      </w:r>
      <w:r w:rsidR="006D2DD0" w:rsidRPr="00341E98">
        <w:rPr>
          <w:b/>
        </w:rPr>
        <w:t xml:space="preserve"> </w:t>
      </w:r>
      <w:r w:rsidR="006D2DD0" w:rsidRPr="00341E98">
        <w:t>Another</w:t>
      </w:r>
      <w:r w:rsidR="006D2DD0" w:rsidRPr="00341E98">
        <w:rPr>
          <w:b/>
        </w:rPr>
        <w:t xml:space="preserve"> </w:t>
      </w:r>
      <w:r w:rsidR="006D2DD0" w:rsidRPr="00341E98">
        <w:t>Recommender system with similarity threshold being 0.4</w:t>
      </w:r>
    </w:p>
    <w:p w14:paraId="59B67B56" w14:textId="77777777" w:rsidR="0036037E" w:rsidRPr="00341E98" w:rsidRDefault="0036037E" w:rsidP="005934F0">
      <w:pPr>
        <w:pStyle w:val="NormalWeb"/>
        <w:spacing w:before="0" w:beforeAutospacing="0" w:after="0" w:afterAutospacing="0"/>
      </w:pPr>
    </w:p>
    <w:p w14:paraId="48A66F27" w14:textId="0ED01692" w:rsidR="00810B75" w:rsidRPr="00341E98" w:rsidRDefault="006D2DD0" w:rsidP="00810B75">
      <w:pPr>
        <w:pStyle w:val="NormalWeb"/>
        <w:spacing w:before="0" w:beforeAutospacing="0" w:after="0" w:afterAutospacing="0"/>
        <w:jc w:val="both"/>
      </w:pPr>
      <w:r w:rsidRPr="00341E98">
        <w:t>An</w:t>
      </w:r>
      <w:r w:rsidR="00810B75" w:rsidRPr="00341E98">
        <w:t xml:space="preserve"> optimized graph-based recommendation system is beyond scope of this</w:t>
      </w:r>
      <w:r w:rsidR="00981197" w:rsidRPr="00341E98">
        <w:t xml:space="preserve"> paper. Here we just implement</w:t>
      </w:r>
      <w:r w:rsidR="00810B75" w:rsidRPr="00341E98">
        <w:t xml:space="preserve"> a general-purpose way to demonstrate the simplici</w:t>
      </w:r>
      <w:r w:rsidR="00BB01EB" w:rsidRPr="00341E98">
        <w:t>ty</w:t>
      </w:r>
      <w:r w:rsidR="004F51C7" w:rsidRPr="00341E98">
        <w:t xml:space="preserve"> and scalability</w:t>
      </w:r>
      <w:r w:rsidR="00BB01EB" w:rsidRPr="00341E98">
        <w:t xml:space="preserve"> of a graph-based approach</w:t>
      </w:r>
      <w:r w:rsidR="00810B75" w:rsidRPr="00341E98">
        <w:t xml:space="preserve">. </w:t>
      </w:r>
      <w:r w:rsidR="00DA2928" w:rsidRPr="00341E98">
        <w:t xml:space="preserve">It doesn’t </w:t>
      </w:r>
      <w:r w:rsidR="00BB01EB" w:rsidRPr="00341E98">
        <w:t>necessarily require user features or large volume of data for traini</w:t>
      </w:r>
      <w:r w:rsidR="0023371D" w:rsidRPr="00341E98">
        <w:t>ng. Moreover, it</w:t>
      </w:r>
      <w:r w:rsidR="00DA2928" w:rsidRPr="00341E98">
        <w:t xml:space="preserve"> helps solve the data sparsity and computation prob</w:t>
      </w:r>
      <w:r w:rsidR="00423E2E" w:rsidRPr="00341E98">
        <w:t xml:space="preserve">lem of memory-based approaches. </w:t>
      </w:r>
    </w:p>
    <w:p w14:paraId="34030E00" w14:textId="77777777" w:rsidR="00254373" w:rsidRPr="00341E98" w:rsidRDefault="00254373" w:rsidP="00810B75">
      <w:pPr>
        <w:pStyle w:val="NormalWeb"/>
        <w:spacing w:before="0" w:beforeAutospacing="0" w:after="0" w:afterAutospacing="0"/>
        <w:jc w:val="both"/>
      </w:pPr>
    </w:p>
    <w:p w14:paraId="743CDFE0" w14:textId="77777777" w:rsidR="00254373" w:rsidRPr="00341E98" w:rsidRDefault="00254373" w:rsidP="00810B75">
      <w:pPr>
        <w:pStyle w:val="NormalWeb"/>
        <w:spacing w:before="0" w:beforeAutospacing="0" w:after="0" w:afterAutospacing="0"/>
        <w:jc w:val="both"/>
      </w:pPr>
    </w:p>
    <w:p w14:paraId="5E659852" w14:textId="77777777" w:rsidR="00362F20" w:rsidRPr="00341E98" w:rsidRDefault="00362F20" w:rsidP="001E4C9F">
      <w:pPr>
        <w:pStyle w:val="NormalWeb"/>
        <w:spacing w:before="0" w:beforeAutospacing="0" w:after="0" w:afterAutospacing="0"/>
        <w:jc w:val="both"/>
      </w:pPr>
    </w:p>
    <w:p w14:paraId="7A917D0B" w14:textId="77777777" w:rsidR="00DB6840" w:rsidRPr="00341E98" w:rsidRDefault="00DB6840" w:rsidP="00C84FA4">
      <w:pPr>
        <w:pStyle w:val="NormalWeb"/>
        <w:numPr>
          <w:ilvl w:val="1"/>
          <w:numId w:val="14"/>
        </w:numPr>
        <w:jc w:val="both"/>
        <w:rPr>
          <w:b/>
        </w:rPr>
      </w:pPr>
      <w:r w:rsidRPr="00341E98">
        <w:rPr>
          <w:b/>
        </w:rPr>
        <w:t>Conclusion</w:t>
      </w:r>
    </w:p>
    <w:p w14:paraId="0366D686" w14:textId="48466B97" w:rsidR="001701DF" w:rsidRPr="00341E98" w:rsidRDefault="00AE6177" w:rsidP="00DB6840">
      <w:pPr>
        <w:pStyle w:val="NormalWeb"/>
        <w:jc w:val="both"/>
      </w:pPr>
      <w:bookmarkStart w:id="33" w:name="_Hlk487994042"/>
      <w:r w:rsidRPr="00341E98">
        <w:t xml:space="preserve">With the weighted bipartite developer-project graph, we </w:t>
      </w:r>
      <w:r w:rsidR="0035556D" w:rsidRPr="00341E98">
        <w:t>gain</w:t>
      </w:r>
      <w:r w:rsidR="001701DF" w:rsidRPr="00341E98">
        <w:t xml:space="preserve"> </w:t>
      </w:r>
      <w:r w:rsidRPr="00341E98">
        <w:t xml:space="preserve">an overview of the </w:t>
      </w:r>
      <w:r w:rsidR="00DA2928" w:rsidRPr="00341E98">
        <w:t xml:space="preserve">structure and workforce allocation of the company’s software development business, </w:t>
      </w:r>
      <w:r w:rsidRPr="00341E98">
        <w:t xml:space="preserve">as well as </w:t>
      </w:r>
      <w:r w:rsidR="0035556D" w:rsidRPr="00341E98">
        <w:t>build</w:t>
      </w:r>
      <w:r w:rsidR="00C15C91" w:rsidRPr="00341E98">
        <w:t xml:space="preserve"> an efficient </w:t>
      </w:r>
      <w:r w:rsidR="00BB01EB" w:rsidRPr="00341E98">
        <w:t xml:space="preserve">graph-based </w:t>
      </w:r>
      <w:r w:rsidR="001701DF" w:rsidRPr="00341E98">
        <w:t xml:space="preserve">recommender system which </w:t>
      </w:r>
      <w:r w:rsidR="00390063" w:rsidRPr="00341E98">
        <w:t>facilitates the</w:t>
      </w:r>
      <w:r w:rsidRPr="00341E98">
        <w:t xml:space="preserve"> project assignments </w:t>
      </w:r>
      <w:r w:rsidR="0023371D" w:rsidRPr="00341E98">
        <w:t>of</w:t>
      </w:r>
      <w:r w:rsidRPr="00341E98">
        <w:t xml:space="preserve"> different purposes.</w:t>
      </w:r>
      <w:bookmarkEnd w:id="33"/>
    </w:p>
    <w:p w14:paraId="509A6D7A" w14:textId="77777777" w:rsidR="003418C5" w:rsidRPr="00341E98" w:rsidRDefault="003418C5" w:rsidP="00DB6840">
      <w:pPr>
        <w:pStyle w:val="NormalWeb"/>
        <w:jc w:val="both"/>
      </w:pPr>
    </w:p>
    <w:p w14:paraId="1B40882E" w14:textId="62FB5C07" w:rsidR="00B02C8A" w:rsidRPr="00341E98" w:rsidRDefault="007A1BD2" w:rsidP="00C84FA4">
      <w:pPr>
        <w:pStyle w:val="Heading1"/>
        <w:numPr>
          <w:ilvl w:val="0"/>
          <w:numId w:val="14"/>
        </w:numPr>
        <w:jc w:val="both"/>
        <w:rPr>
          <w:color w:val="auto"/>
        </w:rPr>
      </w:pPr>
      <w:r w:rsidRPr="00341E98">
        <w:rPr>
          <w:color w:val="auto"/>
        </w:rPr>
        <w:t>Modeling Collaboration</w:t>
      </w:r>
      <w:r w:rsidR="00BC191F" w:rsidRPr="00341E98">
        <w:rPr>
          <w:color w:val="auto"/>
        </w:rPr>
        <w:t>: Developers-D</w:t>
      </w:r>
      <w:r w:rsidR="00B02C8A" w:rsidRPr="00341E98">
        <w:rPr>
          <w:color w:val="auto"/>
        </w:rPr>
        <w:t xml:space="preserve">evelopers </w:t>
      </w:r>
      <w:r w:rsidR="00BC191F" w:rsidRPr="00341E98">
        <w:rPr>
          <w:color w:val="auto"/>
        </w:rPr>
        <w:t>G</w:t>
      </w:r>
      <w:r w:rsidRPr="00341E98">
        <w:rPr>
          <w:color w:val="auto"/>
        </w:rPr>
        <w:t>raph</w:t>
      </w:r>
    </w:p>
    <w:p w14:paraId="15B51AB7" w14:textId="6C13BE16" w:rsidR="00762C04" w:rsidRPr="00341E98" w:rsidRDefault="00EE1CDD" w:rsidP="001E4C9F">
      <w:pPr>
        <w:pStyle w:val="NormalWeb"/>
        <w:spacing w:before="0" w:beforeAutospacing="0" w:after="0" w:afterAutospacing="0"/>
        <w:jc w:val="both"/>
      </w:pPr>
      <w:r w:rsidRPr="00341E98">
        <w:t xml:space="preserve">When </w:t>
      </w:r>
      <w:r w:rsidR="0023371D" w:rsidRPr="00341E98">
        <w:t xml:space="preserve">relations among </w:t>
      </w:r>
      <w:r w:rsidR="00374D7B" w:rsidRPr="00341E98">
        <w:t xml:space="preserve">only </w:t>
      </w:r>
      <w:r w:rsidR="0023371D" w:rsidRPr="00341E98">
        <w:t>one class of objects in a bipartite graph</w:t>
      </w:r>
      <w:r w:rsidRPr="00341E98">
        <w:t xml:space="preserve"> are need</w:t>
      </w:r>
      <w:r w:rsidR="00374D7B" w:rsidRPr="00341E98">
        <w:t>ed</w:t>
      </w:r>
      <w:r w:rsidR="0023371D" w:rsidRPr="00341E98">
        <w:t xml:space="preserve">, projection is </w:t>
      </w:r>
      <w:r w:rsidR="00374D7B" w:rsidRPr="00341E98">
        <w:t xml:space="preserve">usually applied </w:t>
      </w:r>
      <w:r w:rsidR="0023371D" w:rsidRPr="00341E98">
        <w:t>to transform the gra</w:t>
      </w:r>
      <w:r w:rsidR="00E351B4" w:rsidRPr="00341E98">
        <w:t>ph from two-mode into one-mode (</w:t>
      </w:r>
      <w:r w:rsidR="00E351B4" w:rsidRPr="00341E98">
        <w:rPr>
          <w:highlight w:val="yellow"/>
        </w:rPr>
        <w:t>Zhou</w:t>
      </w:r>
      <w:r w:rsidR="00981197" w:rsidRPr="00341E98">
        <w:rPr>
          <w:highlight w:val="yellow"/>
        </w:rPr>
        <w:t xml:space="preserve"> et </w:t>
      </w:r>
      <w:r w:rsidR="00E351B4" w:rsidRPr="00341E98">
        <w:rPr>
          <w:highlight w:val="yellow"/>
        </w:rPr>
        <w:t>2007)</w:t>
      </w:r>
      <w:r w:rsidR="00E351B4" w:rsidRPr="00341E98">
        <w:t xml:space="preserve">. </w:t>
      </w:r>
      <w:r w:rsidR="00762C04" w:rsidRPr="00341E98">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35556D" w:rsidRPr="00341E98">
        <w:t xml:space="preserve">, </w:t>
      </w:r>
      <w:r w:rsidR="00762C04" w:rsidRPr="00341E98">
        <w:t>a proper weighting method is required to better retain the original inform</w:t>
      </w:r>
      <w:r w:rsidR="00981197" w:rsidRPr="00341E98">
        <w:t>ation</w:t>
      </w:r>
      <w:r w:rsidR="00762C04" w:rsidRPr="00341E98">
        <w:t xml:space="preserve"> </w:t>
      </w:r>
      <w:r w:rsidR="00981197" w:rsidRPr="00341E98">
        <w:t>(Fan et al 2007).</w:t>
      </w:r>
    </w:p>
    <w:p w14:paraId="5FCE9554" w14:textId="77777777" w:rsidR="00762C04" w:rsidRPr="00341E98" w:rsidRDefault="00762C04" w:rsidP="001E4C9F">
      <w:pPr>
        <w:jc w:val="both"/>
        <w:rPr>
          <w:color w:val="auto"/>
        </w:rPr>
      </w:pPr>
    </w:p>
    <w:p w14:paraId="149CD27B" w14:textId="522617E6" w:rsidR="00476E07" w:rsidRPr="00476E07" w:rsidRDefault="00762C04" w:rsidP="00476E07">
      <w:pPr>
        <w:pStyle w:val="NormalWeb"/>
        <w:spacing w:before="0" w:beforeAutospacing="0" w:after="0" w:afterAutospacing="0"/>
        <w:jc w:val="both"/>
      </w:pPr>
      <w:r w:rsidRPr="00341E98">
        <w:t xml:space="preserve">In this paper, </w:t>
      </w:r>
      <w:r w:rsidRPr="00341E98">
        <w:rPr>
          <w:bCs/>
        </w:rPr>
        <w:t>Newman’s weighted projection</w:t>
      </w:r>
      <w:r w:rsidR="001E459D" w:rsidRPr="00341E98">
        <w:t xml:space="preserve"> </w:t>
      </w:r>
      <w:r w:rsidR="0035556D" w:rsidRPr="00341E98">
        <w:t>is</w:t>
      </w:r>
      <w:r w:rsidRPr="00341E98">
        <w:t xml:space="preserve"> applied, which adopts the weight</w:t>
      </w:r>
      <w:r w:rsidR="00E94CB6">
        <w:t xml:space="preserve">ing scheme presented by Newman. The </w:t>
      </w:r>
      <w:r w:rsidR="00E94CB6" w:rsidRPr="00E94CB6">
        <w:t>Newman’s collaboration model</w:t>
      </w:r>
      <w:r w:rsidR="00E94CB6">
        <w:t xml:space="preserve"> </w:t>
      </w:r>
      <w:r w:rsidR="00E94CB6" w:rsidRPr="00341E98">
        <w:t>(</w:t>
      </w:r>
      <w:r w:rsidR="00E94CB6" w:rsidRPr="00341E98">
        <w:rPr>
          <w:highlight w:val="yellow"/>
        </w:rPr>
        <w:t>Newman 2001)</w:t>
      </w:r>
      <w:r w:rsidR="00476E07">
        <w:t xml:space="preserve"> is as follows. </w:t>
      </w:r>
      <w:r w:rsidR="00476E07" w:rsidRPr="00476E07">
        <w:t>U and v are nodes of the same type (</w:t>
      </w:r>
      <w:r w:rsidR="00476E07">
        <w:t xml:space="preserve">for example, </w:t>
      </w:r>
      <w:r w:rsidR="00476E07" w:rsidRPr="00476E07">
        <w:t>developer), and w is a node of the other type (</w:t>
      </w:r>
      <w:r w:rsidR="00476E07">
        <w:t xml:space="preserve">for example, </w:t>
      </w:r>
      <w:r w:rsidR="00476E07" w:rsidRPr="00476E07">
        <w:t>repository). The value k</w:t>
      </w:r>
      <w:r w:rsidR="00476E07" w:rsidRPr="00476E07">
        <w:rPr>
          <w:vertAlign w:val="subscript"/>
        </w:rPr>
        <w:t xml:space="preserve">w </w:t>
      </w:r>
      <w:r w:rsidR="00476E07" w:rsidRPr="00476E07">
        <w:t>is the degree of node w</w:t>
      </w:r>
      <w:r w:rsidR="00476E07" w:rsidRPr="00476E07">
        <w:rPr>
          <w:vertAlign w:val="subscript"/>
        </w:rPr>
        <w:t xml:space="preserve"> </w:t>
      </w:r>
      <w:r w:rsidR="00476E07" w:rsidRPr="00476E07">
        <w:t xml:space="preserve">in the bipartite network. </w:t>
      </w:r>
    </w:p>
    <w:p w14:paraId="4D9BF278" w14:textId="6FD28B20" w:rsidR="00E94CB6" w:rsidRDefault="00E94CB6" w:rsidP="00E94CB6">
      <w:pPr>
        <w:pStyle w:val="NormalWeb"/>
        <w:spacing w:before="0" w:beforeAutospacing="0" w:after="0" w:afterAutospacing="0"/>
        <w:jc w:val="both"/>
      </w:pPr>
    </w:p>
    <w:p w14:paraId="5143DDA8" w14:textId="4AA45ABC" w:rsidR="00E94CB6" w:rsidRDefault="00E94CB6" w:rsidP="00E94CB6">
      <w:pPr>
        <w:pStyle w:val="NormalWeb"/>
        <w:spacing w:before="0" w:beforeAutospacing="0" w:after="0" w:afterAutospacing="0"/>
        <w:jc w:val="both"/>
      </w:pPr>
    </w:p>
    <w:p w14:paraId="1E39AAA7" w14:textId="2376BCBF" w:rsidR="00E94CB6" w:rsidRDefault="00E94CB6" w:rsidP="00E94CB6">
      <w:pPr>
        <w:pStyle w:val="NormalWeb"/>
        <w:spacing w:before="0" w:beforeAutospacing="0" w:after="0" w:afterAutospacing="0"/>
        <w:jc w:val="center"/>
      </w:pPr>
      <w:r>
        <w:rPr>
          <w:noProof/>
        </w:rPr>
        <w:drawing>
          <wp:inline distT="0" distB="0" distL="0" distR="0" wp14:anchorId="45BD1EF0" wp14:editId="794D885D">
            <wp:extent cx="2111965" cy="829994"/>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25">
                      <a:extLst>
                        <a:ext uri="{28A0092B-C50C-407E-A947-70E740481C1C}">
                          <a14:useLocalDpi xmlns:a14="http://schemas.microsoft.com/office/drawing/2010/main" val="0"/>
                        </a:ext>
                      </a:extLst>
                    </a:blip>
                    <a:stretch>
                      <a:fillRect/>
                    </a:stretch>
                  </pic:blipFill>
                  <pic:spPr>
                    <a:xfrm>
                      <a:off x="0" y="0"/>
                      <a:ext cx="2122849" cy="834271"/>
                    </a:xfrm>
                    <a:prstGeom prst="rect">
                      <a:avLst/>
                    </a:prstGeom>
                  </pic:spPr>
                </pic:pic>
              </a:graphicData>
            </a:graphic>
          </wp:inline>
        </w:drawing>
      </w:r>
    </w:p>
    <w:p w14:paraId="1D33A7DB" w14:textId="22FAA1DC" w:rsidR="00476E07" w:rsidRDefault="00476E07" w:rsidP="00476E07">
      <w:pPr>
        <w:pStyle w:val="NormalWeb"/>
        <w:spacing w:before="0" w:beforeAutospacing="0" w:after="0" w:afterAutospacing="0"/>
      </w:pPr>
      <w:r>
        <w:rPr>
          <w:noProof/>
        </w:rPr>
        <mc:AlternateContent>
          <mc:Choice Requires="wps">
            <w:drawing>
              <wp:anchor distT="0" distB="0" distL="114300" distR="114300" simplePos="0" relativeHeight="251632640" behindDoc="0" locked="0" layoutInCell="1" allowOverlap="1" wp14:anchorId="7F83B235" wp14:editId="2E75481B">
                <wp:simplePos x="0" y="0"/>
                <wp:positionH relativeFrom="column">
                  <wp:posOffset>246184</wp:posOffset>
                </wp:positionH>
                <wp:positionV relativeFrom="paragraph">
                  <wp:posOffset>289804</wp:posOffset>
                </wp:positionV>
                <wp:extent cx="4135901" cy="3302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135901" cy="330200"/>
                        </a:xfrm>
                        <a:prstGeom prst="rect">
                          <a:avLst/>
                        </a:prstGeom>
                        <a:noFill/>
                        <a:ln w="6350">
                          <a:noFill/>
                        </a:ln>
                      </wps:spPr>
                      <wps:txbx>
                        <w:txbxContent>
                          <w:p w14:paraId="035D98A9" w14:textId="46655D22" w:rsidR="00476E07" w:rsidRPr="00476E07" w:rsidRDefault="00476E07" w:rsidP="00476E07">
                            <w:pPr>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1 if node w and v are connected on the bipartite graph else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3B235" id="Text Box 81" o:spid="_x0000_s1065" type="#_x0000_t202" style="position:absolute;margin-left:19.4pt;margin-top:22.8pt;width:325.65pt;height:2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" filled="f" stroked="f" strokeweight=".5pt">
                <v:textbox>
                  <w:txbxContent>
                    <w:p w14:paraId="035D98A9" w14:textId="46655D22" w:rsidR="00476E07" w:rsidRPr="00476E07" w:rsidRDefault="00476E07" w:rsidP="00476E07">
                      <w:pPr>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1 if node w and v are connected on the bipartite graph else zero.</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63C64FE9" wp14:editId="645BF212">
                <wp:simplePos x="0" y="0"/>
                <wp:positionH relativeFrom="column">
                  <wp:posOffset>246184</wp:posOffset>
                </wp:positionH>
                <wp:positionV relativeFrom="paragraph">
                  <wp:posOffset>8450</wp:posOffset>
                </wp:positionV>
                <wp:extent cx="4712677" cy="3302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12677" cy="330200"/>
                        </a:xfrm>
                        <a:prstGeom prst="rect">
                          <a:avLst/>
                        </a:prstGeom>
                        <a:noFill/>
                        <a:ln w="6350">
                          <a:noFill/>
                        </a:ln>
                      </wps:spPr>
                      <wps:txbx>
                        <w:txbxContent>
                          <w:p w14:paraId="33BCCD3A" w14:textId="2185E28A" w:rsidR="00476E07" w:rsidRPr="00476E07" w:rsidRDefault="00476E07">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4FE9" id="Text Box 51" o:spid="_x0000_s1066" type="#_x0000_t202" style="position:absolute;margin-left:19.4pt;margin-top:.65pt;width:371.1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" filled="f" stroked="f" strokeweight=".5pt">
                <v:textbox>
                  <w:txbxContent>
                    <w:p w14:paraId="33BCCD3A" w14:textId="2185E28A" w:rsidR="00476E07" w:rsidRPr="00476E07" w:rsidRDefault="00476E07">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v:textbox>
              </v:shape>
            </w:pict>
          </mc:Fallback>
        </mc:AlternateContent>
      </w:r>
      <w:r>
        <w:rPr>
          <w:noProof/>
        </w:rPr>
        <w:drawing>
          <wp:inline distT="0" distB="0" distL="0" distR="0" wp14:anchorId="27AE58B8" wp14:editId="36629A92">
            <wp:extent cx="406421" cy="292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9.PNG"/>
                    <pic:cNvPicPr/>
                  </pic:nvPicPr>
                  <pic:blipFill>
                    <a:blip r:embed="rId26">
                      <a:extLst>
                        <a:ext uri="{28A0092B-C50C-407E-A947-70E740481C1C}">
                          <a14:useLocalDpi xmlns:a14="http://schemas.microsoft.com/office/drawing/2010/main" val="0"/>
                        </a:ext>
                      </a:extLst>
                    </a:blip>
                    <a:stretch>
                      <a:fillRect/>
                    </a:stretch>
                  </pic:blipFill>
                  <pic:spPr>
                    <a:xfrm>
                      <a:off x="0" y="0"/>
                      <a:ext cx="406421" cy="292115"/>
                    </a:xfrm>
                    <a:prstGeom prst="rect">
                      <a:avLst/>
                    </a:prstGeom>
                  </pic:spPr>
                </pic:pic>
              </a:graphicData>
            </a:graphic>
          </wp:inline>
        </w:drawing>
      </w:r>
    </w:p>
    <w:p w14:paraId="1D2162CB" w14:textId="79DCF135" w:rsidR="00E94CB6" w:rsidRPr="00E94CB6" w:rsidRDefault="00476E07" w:rsidP="00E94CB6">
      <w:pPr>
        <w:pStyle w:val="NormalWeb"/>
        <w:spacing w:before="0" w:beforeAutospacing="0" w:after="0" w:afterAutospacing="0"/>
      </w:pPr>
      <w:r>
        <w:t xml:space="preserve">  </w:t>
      </w:r>
      <w:r>
        <w:rPr>
          <w:noProof/>
        </w:rPr>
        <w:drawing>
          <wp:inline distT="0" distB="0" distL="0" distR="0" wp14:anchorId="17F3BF6F" wp14:editId="7FD09A71">
            <wp:extent cx="228612" cy="27941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10.PNG"/>
                    <pic:cNvPicPr/>
                  </pic:nvPicPr>
                  <pic:blipFill>
                    <a:blip r:embed="rId27">
                      <a:extLst>
                        <a:ext uri="{28A0092B-C50C-407E-A947-70E740481C1C}">
                          <a14:useLocalDpi xmlns:a14="http://schemas.microsoft.com/office/drawing/2010/main" val="0"/>
                        </a:ext>
                      </a:extLst>
                    </a:blip>
                    <a:stretch>
                      <a:fillRect/>
                    </a:stretch>
                  </pic:blipFill>
                  <pic:spPr>
                    <a:xfrm>
                      <a:off x="0" y="0"/>
                      <a:ext cx="228612" cy="279414"/>
                    </a:xfrm>
                    <a:prstGeom prst="rect">
                      <a:avLst/>
                    </a:prstGeom>
                  </pic:spPr>
                </pic:pic>
              </a:graphicData>
            </a:graphic>
          </wp:inline>
        </w:drawing>
      </w:r>
    </w:p>
    <w:p w14:paraId="21F2A452" w14:textId="4430EBBE" w:rsidR="00C9005C" w:rsidRPr="00341E98" w:rsidRDefault="00C9005C" w:rsidP="001E4C9F">
      <w:pPr>
        <w:pStyle w:val="NormalWeb"/>
        <w:spacing w:before="0" w:beforeAutospacing="0" w:after="0" w:afterAutospacing="0"/>
        <w:jc w:val="both"/>
      </w:pPr>
    </w:p>
    <w:p w14:paraId="74969682" w14:textId="77777777" w:rsidR="004F7294" w:rsidRPr="00341E98" w:rsidRDefault="00853AD1" w:rsidP="001E4C9F">
      <w:pPr>
        <w:pStyle w:val="NormalWeb"/>
        <w:spacing w:before="0" w:beforeAutospacing="0" w:after="0" w:afterAutospacing="0"/>
        <w:jc w:val="both"/>
        <w:rPr>
          <w:strike/>
        </w:rPr>
      </w:pPr>
      <w:r w:rsidRPr="00341E98">
        <w:t>Accordingly, the developer-to-</w:t>
      </w:r>
      <w:r w:rsidR="00762C04" w:rsidRPr="00341E98">
        <w:t>reposit</w:t>
      </w:r>
      <w:r w:rsidRPr="00341E98">
        <w:t xml:space="preserve">ory </w:t>
      </w:r>
      <w:r w:rsidR="001E459D" w:rsidRPr="00341E98">
        <w:t>graph</w:t>
      </w:r>
      <w:r w:rsidRPr="00341E98">
        <w:t xml:space="preserve"> is projected into two separate </w:t>
      </w:r>
      <w:r w:rsidR="00374D7B" w:rsidRPr="00341E98">
        <w:t>one-</w:t>
      </w:r>
      <w:r w:rsidR="001E459D" w:rsidRPr="00341E98">
        <w:t>mode graphs</w:t>
      </w:r>
      <w:r w:rsidR="00374D7B" w:rsidRPr="00341E98">
        <w:t xml:space="preserve">. One is </w:t>
      </w:r>
      <w:r w:rsidRPr="00341E98">
        <w:t xml:space="preserve">a </w:t>
      </w:r>
      <w:r w:rsidR="00762C04" w:rsidRPr="00341E98">
        <w:t xml:space="preserve">developer-to-developer </w:t>
      </w:r>
      <w:r w:rsidR="001E459D" w:rsidRPr="00341E98">
        <w:t>graph</w:t>
      </w:r>
      <w:r w:rsidR="00762C04" w:rsidRPr="00341E98">
        <w:t xml:space="preserve"> w</w:t>
      </w:r>
      <w:r w:rsidR="00F21DDF" w:rsidRPr="00341E98">
        <w:t>ith 2459</w:t>
      </w:r>
      <w:r w:rsidRPr="00341E98">
        <w:t xml:space="preserve"> nodes and 61378 edges where </w:t>
      </w:r>
      <w:r w:rsidR="00762C04" w:rsidRPr="00341E98">
        <w:t>each developer is a node and an edge exists between two nodes if both dev</w:t>
      </w:r>
      <w:r w:rsidR="00374D7B" w:rsidRPr="00341E98">
        <w:t>elopers are on the same project, and</w:t>
      </w:r>
      <w:r w:rsidR="00762C04" w:rsidRPr="00341E98">
        <w:t xml:space="preserve"> </w:t>
      </w:r>
      <w:r w:rsidR="00374D7B" w:rsidRPr="00341E98">
        <w:t>an</w:t>
      </w:r>
      <w:r w:rsidRPr="00341E98">
        <w:t xml:space="preserve">other is a </w:t>
      </w:r>
      <w:r w:rsidR="00762C04" w:rsidRPr="00341E98">
        <w:t xml:space="preserve">repository-to-repository </w:t>
      </w:r>
      <w:r w:rsidR="00EF5CBD" w:rsidRPr="00341E98">
        <w:t>graph</w:t>
      </w:r>
      <w:r w:rsidR="00762C04" w:rsidRPr="00341E98">
        <w:t xml:space="preserve"> wi</w:t>
      </w:r>
      <w:r w:rsidR="00F21DDF" w:rsidRPr="00341E98">
        <w:t>th 1496</w:t>
      </w:r>
      <w:r w:rsidRPr="00341E98">
        <w:t xml:space="preserve"> nodes and 16764 edges where </w:t>
      </w:r>
      <w:r w:rsidR="00762C04" w:rsidRPr="00341E98">
        <w:t>repositories are nodes and edges represent shared developers.</w:t>
      </w:r>
      <w:r w:rsidR="00857A2D" w:rsidRPr="00341E98">
        <w:t xml:space="preserve"> </w:t>
      </w:r>
    </w:p>
    <w:p w14:paraId="5018E652" w14:textId="77777777" w:rsidR="00745E04" w:rsidRPr="00341E98" w:rsidRDefault="00745E04" w:rsidP="001E4C9F">
      <w:pPr>
        <w:pStyle w:val="NormalWeb"/>
        <w:spacing w:before="0" w:beforeAutospacing="0" w:after="0" w:afterAutospacing="0"/>
        <w:jc w:val="both"/>
        <w:rPr>
          <w:strike/>
        </w:rPr>
      </w:pPr>
    </w:p>
    <w:p w14:paraId="6648C39C" w14:textId="77777777" w:rsidR="00BB4588" w:rsidRPr="00341E98" w:rsidRDefault="00BB4588" w:rsidP="00BB4588">
      <w:pPr>
        <w:pStyle w:val="NormalWeb"/>
        <w:numPr>
          <w:ilvl w:val="1"/>
          <w:numId w:val="14"/>
        </w:numPr>
        <w:jc w:val="both"/>
        <w:rPr>
          <w:b/>
        </w:rPr>
      </w:pPr>
      <w:r w:rsidRPr="00341E98">
        <w:rPr>
          <w:b/>
        </w:rPr>
        <w:lastRenderedPageBreak/>
        <w:t>Graph Properties</w:t>
      </w:r>
    </w:p>
    <w:p w14:paraId="10852020" w14:textId="77777777" w:rsidR="00E21C4D" w:rsidRPr="00341E98" w:rsidRDefault="004F7294" w:rsidP="00961E1A">
      <w:pPr>
        <w:pStyle w:val="NormalWeb"/>
        <w:jc w:val="both"/>
      </w:pPr>
      <w:r w:rsidRPr="00341E98">
        <w:t>W</w:t>
      </w:r>
      <w:r w:rsidR="00374D7B" w:rsidRPr="00341E98">
        <w:t>ith the one-mode developer-developer graph, w</w:t>
      </w:r>
      <w:r w:rsidRPr="00341E98">
        <w:t xml:space="preserve">e </w:t>
      </w:r>
      <w:r w:rsidR="006D2DD0" w:rsidRPr="00341E98">
        <w:t>can</w:t>
      </w:r>
      <w:r w:rsidRPr="00341E98">
        <w:t xml:space="preserve"> then </w:t>
      </w:r>
      <w:r w:rsidR="003378E0" w:rsidRPr="00341E98">
        <w:t>elaborate on</w:t>
      </w:r>
      <w:r w:rsidR="00961E1A" w:rsidRPr="00341E98">
        <w:t xml:space="preserve"> </w:t>
      </w:r>
      <w:r w:rsidR="00EF5CBD" w:rsidRPr="00341E98">
        <w:t xml:space="preserve">developers </w:t>
      </w:r>
      <w:r w:rsidR="00961E1A" w:rsidRPr="00341E98">
        <w:t>and their connection</w:t>
      </w:r>
      <w:r w:rsidR="00374D7B" w:rsidRPr="00341E98">
        <w:t>s</w:t>
      </w:r>
      <w:r w:rsidR="00961E1A" w:rsidRPr="00341E98">
        <w:t xml:space="preserve"> </w:t>
      </w:r>
      <w:r w:rsidR="00EF5CBD" w:rsidRPr="00341E98">
        <w:t>through</w:t>
      </w:r>
      <w:r w:rsidRPr="00341E98">
        <w:t xml:space="preserve"> </w:t>
      </w:r>
      <w:r w:rsidR="00EF5CBD" w:rsidRPr="00341E98">
        <w:t xml:space="preserve">studying </w:t>
      </w:r>
      <w:r w:rsidRPr="00341E98">
        <w:t xml:space="preserve">properties of </w:t>
      </w:r>
      <w:r w:rsidR="00C9005C" w:rsidRPr="00341E98">
        <w:t xml:space="preserve">the </w:t>
      </w:r>
      <w:r w:rsidR="00EF5CBD" w:rsidRPr="00341E98">
        <w:t>developer</w:t>
      </w:r>
      <w:r w:rsidR="00FB2AF9" w:rsidRPr="00341E98">
        <w:t xml:space="preserve">-developer </w:t>
      </w:r>
      <w:r w:rsidR="001E459D" w:rsidRPr="00341E98">
        <w:t>graph</w:t>
      </w:r>
      <w:r w:rsidR="00802027" w:rsidRPr="00341E98">
        <w:t>.</w:t>
      </w:r>
    </w:p>
    <w:p w14:paraId="5E2E270B" w14:textId="77777777" w:rsidR="00E21C4D" w:rsidRPr="00341E98" w:rsidRDefault="00E21C4D" w:rsidP="00BB4588">
      <w:pPr>
        <w:pStyle w:val="NormalWeb"/>
        <w:numPr>
          <w:ilvl w:val="2"/>
          <w:numId w:val="14"/>
        </w:numPr>
        <w:jc w:val="both"/>
        <w:rPr>
          <w:b/>
        </w:rPr>
      </w:pPr>
      <w:r w:rsidRPr="00341E98">
        <w:rPr>
          <w:b/>
        </w:rPr>
        <w:t>Degree Centrality</w:t>
      </w:r>
    </w:p>
    <w:p w14:paraId="2546E5DB" w14:textId="77777777" w:rsidR="00476E07" w:rsidRDefault="0035556D" w:rsidP="00E21C4D">
      <w:pPr>
        <w:pStyle w:val="NormalWeb"/>
        <w:jc w:val="both"/>
      </w:pPr>
      <w:r w:rsidRPr="00341E98">
        <w:t>We firstly apply degree centrality and plot</w:t>
      </w:r>
      <w:r w:rsidR="00961E1A" w:rsidRPr="00341E98">
        <w:t xml:space="preserve"> </w:t>
      </w:r>
      <w:r w:rsidRPr="00341E98">
        <w:t xml:space="preserve">out </w:t>
      </w:r>
      <w:r w:rsidR="00961E1A" w:rsidRPr="00341E98">
        <w:t xml:space="preserve">the distribution of degrees. </w:t>
      </w:r>
      <w:r w:rsidR="00E351B4" w:rsidRPr="00341E98">
        <w:t xml:space="preserve">Figure </w:t>
      </w:r>
      <w:r w:rsidR="00F4150C" w:rsidRPr="00341E98">
        <w:t>6</w:t>
      </w:r>
      <w:r w:rsidR="00CF7A8B" w:rsidRPr="00341E98">
        <w:t xml:space="preserve"> shows that</w:t>
      </w:r>
      <w:r w:rsidR="00961E1A" w:rsidRPr="00341E98">
        <w:t xml:space="preserve"> the </w:t>
      </w:r>
      <w:r w:rsidR="00CF7A8B" w:rsidRPr="00341E98">
        <w:t xml:space="preserve">degree </w:t>
      </w:r>
      <w:r w:rsidR="00961E1A" w:rsidRPr="00341E98">
        <w:t>distribution</w:t>
      </w:r>
      <w:r w:rsidR="00374D7B" w:rsidRPr="00341E98">
        <w:t xml:space="preserve"> appears</w:t>
      </w:r>
      <w:r w:rsidR="00CF7A8B" w:rsidRPr="00341E98">
        <w:t xml:space="preserve"> to </w:t>
      </w:r>
      <w:r w:rsidR="00961E1A" w:rsidRPr="00341E98">
        <w:t>follow</w:t>
      </w:r>
      <w:r w:rsidR="00CF7A8B" w:rsidRPr="00341E98">
        <w:t xml:space="preserve"> </w:t>
      </w:r>
      <w:r w:rsidR="00374D7B" w:rsidRPr="00341E98">
        <w:t>a power-law distribution</w:t>
      </w:r>
      <w:r w:rsidR="00E351B4" w:rsidRPr="00341E98">
        <w:t>. (</w:t>
      </w:r>
      <w:proofErr w:type="spellStart"/>
      <w:r w:rsidR="00981197" w:rsidRPr="00341E98">
        <w:rPr>
          <w:highlight w:val="yellow"/>
        </w:rPr>
        <w:t>Clauset</w:t>
      </w:r>
      <w:proofErr w:type="spellEnd"/>
      <w:r w:rsidR="00981197" w:rsidRPr="00341E98">
        <w:rPr>
          <w:highlight w:val="yellow"/>
        </w:rPr>
        <w:t xml:space="preserve"> et al </w:t>
      </w:r>
      <w:r w:rsidR="00E351B4" w:rsidRPr="00341E98">
        <w:rPr>
          <w:highlight w:val="yellow"/>
        </w:rPr>
        <w:t xml:space="preserve">2009). </w:t>
      </w:r>
      <w:r w:rsidR="00CF7A8B" w:rsidRPr="00341E98">
        <w:t xml:space="preserve">In </w:t>
      </w:r>
      <w:r w:rsidR="00374D7B" w:rsidRPr="00341E98">
        <w:t xml:space="preserve">the </w:t>
      </w:r>
      <w:r w:rsidR="00CF7A8B" w:rsidRPr="00341E98">
        <w:t xml:space="preserve">network theory, a network is named scale-free if its degree distribution follows a mathematical </w:t>
      </w:r>
      <w:r w:rsidRPr="00341E98">
        <w:t>function called a power law</w:t>
      </w:r>
      <w:r w:rsidR="00CF7A8B" w:rsidRPr="00341E98">
        <w:t xml:space="preserve">. </w:t>
      </w:r>
      <w:r w:rsidR="00E351B4" w:rsidRPr="00341E98">
        <w:t>(</w:t>
      </w:r>
      <w:r w:rsidR="00E351B4" w:rsidRPr="00341E98">
        <w:rPr>
          <w:highlight w:val="yellow"/>
        </w:rPr>
        <w:t xml:space="preserve">Albert and </w:t>
      </w:r>
      <w:proofErr w:type="spellStart"/>
      <w:r w:rsidR="00E351B4" w:rsidRPr="00341E98">
        <w:rPr>
          <w:highlight w:val="yellow"/>
        </w:rPr>
        <w:t>Barabasi</w:t>
      </w:r>
      <w:proofErr w:type="spellEnd"/>
      <w:r w:rsidR="00E351B4" w:rsidRPr="00341E98">
        <w:rPr>
          <w:highlight w:val="yellow"/>
        </w:rPr>
        <w:t xml:space="preserve"> 2002). </w:t>
      </w:r>
      <w:r w:rsidR="00CF7A8B" w:rsidRPr="00341E98">
        <w:t>Unlike a random graph (i.e., new nodes attach to existing nodes with uniform probabilities), a scale-free graph displays preferential attachment of new nodes (i.e., some nodes have higher probability</w:t>
      </w:r>
      <w:r w:rsidRPr="00341E98">
        <w:t xml:space="preserve"> of attachment than others)</w:t>
      </w:r>
      <w:r w:rsidR="00CF7A8B" w:rsidRPr="00341E98">
        <w:t xml:space="preserve">. </w:t>
      </w:r>
    </w:p>
    <w:p w14:paraId="348F02B3" w14:textId="681A9AFE" w:rsidR="00CF7A8B" w:rsidRPr="00341E98" w:rsidRDefault="00CF7A8B" w:rsidP="00476E07">
      <w:pPr>
        <w:pStyle w:val="NormalWeb"/>
        <w:jc w:val="both"/>
      </w:pPr>
      <w:r w:rsidRPr="00341E98">
        <w:t xml:space="preserve">In our developer-project case, it is intuitive that the </w:t>
      </w:r>
      <w:r w:rsidR="00694694" w:rsidRPr="00341E98">
        <w:t>network</w:t>
      </w:r>
      <w:r w:rsidR="006D2DD0" w:rsidRPr="00341E98">
        <w:t xml:space="preserve"> </w:t>
      </w:r>
      <w:r w:rsidR="00F4150C" w:rsidRPr="00341E98">
        <w:t>is</w:t>
      </w:r>
      <w:r w:rsidRPr="00341E98">
        <w:t xml:space="preserve"> not random</w:t>
      </w:r>
      <w:r w:rsidR="00694694" w:rsidRPr="00341E98">
        <w:t>ly formed</w:t>
      </w:r>
      <w:r w:rsidRPr="00341E98">
        <w:t xml:space="preserve">. It is also in accordance with expectation that </w:t>
      </w:r>
      <w:r w:rsidR="00694694" w:rsidRPr="00341E98">
        <w:t>a developer</w:t>
      </w:r>
      <w:r w:rsidR="00F055DE" w:rsidRPr="00341E98">
        <w:t>, if having diversified skillsets or senior experience,</w:t>
      </w:r>
      <w:r w:rsidR="00694694" w:rsidRPr="00341E98">
        <w:t xml:space="preserve"> </w:t>
      </w:r>
      <w:r w:rsidR="00F4150C" w:rsidRPr="00341E98">
        <w:t>is</w:t>
      </w:r>
      <w:r w:rsidRPr="00341E98">
        <w:t xml:space="preserve"> likely to </w:t>
      </w:r>
      <w:r w:rsidR="00694694" w:rsidRPr="00341E98">
        <w:t xml:space="preserve">collaborate </w:t>
      </w:r>
      <w:r w:rsidR="00F055DE" w:rsidRPr="00341E98">
        <w:t xml:space="preserve">with more </w:t>
      </w:r>
      <w:r w:rsidR="00F4150C" w:rsidRPr="00341E98">
        <w:t xml:space="preserve">other </w:t>
      </w:r>
      <w:r w:rsidR="00F055DE" w:rsidRPr="00341E98">
        <w:t>developers.</w:t>
      </w:r>
    </w:p>
    <w:p w14:paraId="6D675C99" w14:textId="77777777" w:rsidR="00961E1A" w:rsidRPr="00341E98" w:rsidRDefault="00D762FE" w:rsidP="00961E1A">
      <w:pPr>
        <w:pStyle w:val="NormalWeb"/>
        <w:jc w:val="center"/>
      </w:pPr>
      <w:r w:rsidRPr="00341E98">
        <w:rPr>
          <w:noProof/>
          <w:lang w:eastAsia="en-US"/>
        </w:rPr>
        <w:drawing>
          <wp:inline distT="0" distB="0" distL="0" distR="0" wp14:anchorId="170D1BD5" wp14:editId="00C1E53A">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28">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14:paraId="3158560A" w14:textId="1DB109EF" w:rsidR="00961E1A" w:rsidRPr="00341E98" w:rsidRDefault="00F4150C" w:rsidP="00961E1A">
      <w:pPr>
        <w:pStyle w:val="NormalWeb"/>
        <w:spacing w:before="0" w:beforeAutospacing="0" w:after="0" w:afterAutospacing="0"/>
        <w:jc w:val="center"/>
        <w:rPr>
          <w:shd w:val="clear" w:color="auto" w:fill="FFFFFF"/>
        </w:rPr>
      </w:pPr>
      <w:r w:rsidRPr="00341E98">
        <w:rPr>
          <w:b/>
        </w:rPr>
        <w:t>Figure 6</w:t>
      </w:r>
      <w:r w:rsidR="00961E1A" w:rsidRPr="00341E98">
        <w:rPr>
          <w:b/>
        </w:rPr>
        <w:t xml:space="preserve">. </w:t>
      </w:r>
      <w:r w:rsidR="00961E1A" w:rsidRPr="00341E98">
        <w:t>Node</w:t>
      </w:r>
      <w:r w:rsidR="00961E1A" w:rsidRPr="00341E98">
        <w:rPr>
          <w:shd w:val="clear" w:color="auto" w:fill="FFFFFF"/>
        </w:rPr>
        <w:t xml:space="preserve"> degree distribution for developer graph</w:t>
      </w:r>
    </w:p>
    <w:p w14:paraId="2EB5A207" w14:textId="33B1B3D2" w:rsidR="00961E1A" w:rsidRPr="00341E98" w:rsidRDefault="00961E1A" w:rsidP="00961E1A">
      <w:pPr>
        <w:pStyle w:val="NormalWeb"/>
        <w:spacing w:before="0" w:beforeAutospacing="0" w:after="0" w:afterAutospacing="0"/>
        <w:jc w:val="both"/>
      </w:pPr>
    </w:p>
    <w:p w14:paraId="28D14965" w14:textId="237B01A6" w:rsidR="006F2C8F" w:rsidRPr="00341E98" w:rsidRDefault="00275B58" w:rsidP="00275B58">
      <w:pPr>
        <w:pStyle w:val="NormalWeb"/>
        <w:jc w:val="both"/>
      </w:pPr>
      <w:r w:rsidRPr="00341E98">
        <w:t xml:space="preserve">To validate our assumption that nodes in the graph have preferential attachment, we apply a Statistical analysis called Kolmogorov-Smirnov test </w:t>
      </w:r>
      <w:r w:rsidR="00476E07">
        <w:rPr>
          <w:highlight w:val="yellow"/>
        </w:rPr>
        <w:t>(</w:t>
      </w:r>
      <w:proofErr w:type="spellStart"/>
      <w:r w:rsidR="00476E07">
        <w:rPr>
          <w:highlight w:val="yellow"/>
        </w:rPr>
        <w:t>Hazewinkel</w:t>
      </w:r>
      <w:proofErr w:type="spellEnd"/>
      <w:r w:rsidR="00476E07">
        <w:rPr>
          <w:highlight w:val="yellow"/>
        </w:rPr>
        <w:t xml:space="preserve"> and </w:t>
      </w:r>
      <w:proofErr w:type="spellStart"/>
      <w:r w:rsidR="00476E07">
        <w:rPr>
          <w:highlight w:val="yellow"/>
        </w:rPr>
        <w:t>Michiel</w:t>
      </w:r>
      <w:proofErr w:type="spellEnd"/>
      <w:r w:rsidR="00476E07">
        <w:rPr>
          <w:highlight w:val="yellow"/>
        </w:rPr>
        <w:t xml:space="preserve"> 2001). </w:t>
      </w:r>
      <w:r w:rsidR="00476E07" w:rsidRPr="00341E98">
        <w:t>In many real-world cases, the power-law behavior kicks in only above a threshold value (</w:t>
      </w:r>
      <w:proofErr w:type="spellStart"/>
      <w:r w:rsidR="00476E07" w:rsidRPr="00341E98">
        <w:t>Xmin</w:t>
      </w:r>
      <w:proofErr w:type="spellEnd"/>
      <w:r w:rsidR="00476E07" w:rsidRPr="00341E98">
        <w:t xml:space="preserve">) </w:t>
      </w:r>
      <w:r w:rsidR="00476E07">
        <w:t xml:space="preserve">for the input vector. We apply maximum </w:t>
      </w:r>
      <w:r w:rsidR="00476E07" w:rsidRPr="00341E98">
        <w:rPr>
          <w:highlight w:val="yellow"/>
        </w:rPr>
        <w:t>likelihood principle</w:t>
      </w:r>
      <w:r w:rsidR="00476E07">
        <w:t xml:space="preserve"> to </w:t>
      </w:r>
      <w:r w:rsidRPr="00341E98">
        <w:t xml:space="preserve">find an optimized </w:t>
      </w:r>
      <w:proofErr w:type="spellStart"/>
      <w:r w:rsidRPr="00341E98">
        <w:t>Xmin</w:t>
      </w:r>
      <w:proofErr w:type="spellEnd"/>
      <w:r w:rsidRPr="00341E98">
        <w:t xml:space="preserve"> value for which the p-value of a Kolmogorov-Smirnov test is the largest (</w:t>
      </w:r>
      <w:proofErr w:type="spellStart"/>
      <w:r w:rsidRPr="00341E98">
        <w:t>Clauset</w:t>
      </w:r>
      <w:proofErr w:type="spellEnd"/>
      <w:r w:rsidRPr="00341E98">
        <w:t xml:space="preserve"> et al 2009).</w:t>
      </w:r>
    </w:p>
    <w:p w14:paraId="0915C448" w14:textId="75C1FA65" w:rsidR="00961E1A" w:rsidRPr="00341E98" w:rsidRDefault="00E21C4D" w:rsidP="00694694">
      <w:pPr>
        <w:pStyle w:val="NormalWeb"/>
        <w:jc w:val="both"/>
      </w:pPr>
      <w:r w:rsidRPr="00341E98">
        <w:lastRenderedPageBreak/>
        <w:t xml:space="preserve">Test results are as follows. </w:t>
      </w:r>
      <w:r w:rsidR="00961E1A" w:rsidRPr="00341E98">
        <w:t>The combination of small test statistic (</w:t>
      </w:r>
      <w:proofErr w:type="spellStart"/>
      <w:proofErr w:type="gramStart"/>
      <w:r w:rsidR="00961E1A" w:rsidRPr="00341E98">
        <w:t>KS.stat</w:t>
      </w:r>
      <w:proofErr w:type="spellEnd"/>
      <w:proofErr w:type="gramEnd"/>
      <w:r w:rsidR="00961E1A" w:rsidRPr="00341E98">
        <w:t>) and bigger p-value (</w:t>
      </w:r>
      <w:proofErr w:type="spellStart"/>
      <w:r w:rsidR="00961E1A" w:rsidRPr="00341E98">
        <w:t>KS.p</w:t>
      </w:r>
      <w:proofErr w:type="spellEnd"/>
      <w:r w:rsidR="00961E1A" w:rsidRPr="00341E98">
        <w:t>) indicates a good fit of</w:t>
      </w:r>
      <w:r w:rsidR="00E05545" w:rsidRPr="00341E98">
        <w:t xml:space="preserve"> power-law distribution</w:t>
      </w:r>
      <w:r w:rsidR="00961E1A" w:rsidRPr="00341E98">
        <w:t xml:space="preserve">. As it shown in </w:t>
      </w:r>
      <w:r w:rsidR="000041EF" w:rsidRPr="00341E98">
        <w:rPr>
          <w:highlight w:val="yellow"/>
        </w:rPr>
        <w:t>Table 5</w:t>
      </w:r>
      <w:r w:rsidR="00961E1A" w:rsidRPr="00341E98">
        <w:t xml:space="preserve">, </w:t>
      </w:r>
      <w:proofErr w:type="spellStart"/>
      <w:proofErr w:type="gramStart"/>
      <w:r w:rsidR="00961E1A" w:rsidRPr="00341E98">
        <w:t>KS.stat</w:t>
      </w:r>
      <w:proofErr w:type="spellEnd"/>
      <w:proofErr w:type="gramEnd"/>
      <w:r w:rsidR="00961E1A" w:rsidRPr="00341E98">
        <w:t xml:space="preserve"> is </w:t>
      </w:r>
      <w:r w:rsidR="00275B58" w:rsidRPr="00341E98">
        <w:rPr>
          <w:highlight w:val="yellow"/>
        </w:rPr>
        <w:t xml:space="preserve">0.0346 and </w:t>
      </w:r>
      <w:proofErr w:type="spellStart"/>
      <w:r w:rsidR="00275B58" w:rsidRPr="00341E98">
        <w:rPr>
          <w:highlight w:val="yellow"/>
        </w:rPr>
        <w:t>KS.p</w:t>
      </w:r>
      <w:proofErr w:type="spellEnd"/>
      <w:r w:rsidR="00275B58" w:rsidRPr="00341E98">
        <w:rPr>
          <w:highlight w:val="yellow"/>
        </w:rPr>
        <w:t xml:space="preserve"> is 0.229</w:t>
      </w:r>
      <w:r w:rsidR="00961E1A" w:rsidRPr="00341E98">
        <w:t xml:space="preserve">. It therefore </w:t>
      </w:r>
      <w:r w:rsidRPr="00341E98">
        <w:t xml:space="preserve">proves </w:t>
      </w:r>
      <w:r w:rsidR="00961E1A" w:rsidRPr="00341E98">
        <w:t>that the developer-to-developer network has the property of scale-free</w:t>
      </w:r>
      <w:r w:rsidR="00EB40A0">
        <w:t xml:space="preserve"> </w:t>
      </w:r>
      <w:r w:rsidR="00121419" w:rsidRPr="00341E98">
        <w:rPr>
          <w:highlight w:val="yellow"/>
        </w:rPr>
        <w:t>(</w:t>
      </w:r>
      <w:proofErr w:type="spellStart"/>
      <w:r w:rsidR="00121419" w:rsidRPr="00341E98">
        <w:rPr>
          <w:highlight w:val="yellow"/>
        </w:rPr>
        <w:t>Marsaglia</w:t>
      </w:r>
      <w:proofErr w:type="spellEnd"/>
      <w:r w:rsidR="00121419" w:rsidRPr="00341E98">
        <w:rPr>
          <w:highlight w:val="yellow"/>
        </w:rPr>
        <w:t xml:space="preserve"> et al 2003)</w:t>
      </w:r>
      <w:r w:rsidR="00EB40A0">
        <w:t>.</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602"/>
        <w:gridCol w:w="5490"/>
        <w:gridCol w:w="1511"/>
      </w:tblGrid>
      <w:tr w:rsidR="00961E1A" w:rsidRPr="00EB40A0" w14:paraId="11698BE6" w14:textId="77777777" w:rsidTr="00EB40A0">
        <w:trPr>
          <w:trHeight w:val="257"/>
          <w:jc w:val="center"/>
        </w:trPr>
        <w:tc>
          <w:tcPr>
            <w:tcW w:w="1602" w:type="dxa"/>
            <w:shd w:val="clear" w:color="auto" w:fill="FFFFFF" w:themeFill="background1"/>
          </w:tcPr>
          <w:p w14:paraId="2317BA8D" w14:textId="77777777" w:rsidR="00961E1A" w:rsidRPr="00EB40A0" w:rsidRDefault="00961E1A" w:rsidP="00450806">
            <w:pPr>
              <w:spacing w:line="240" w:lineRule="auto"/>
              <w:jc w:val="center"/>
              <w:rPr>
                <w:rFonts w:ascii="Times New Roman" w:eastAsia="Times New Roman" w:hAnsi="Times New Roman" w:cs="Times New Roman"/>
                <w:b/>
                <w:color w:val="auto"/>
                <w:sz w:val="24"/>
                <w:szCs w:val="24"/>
              </w:rPr>
            </w:pPr>
            <w:r w:rsidRPr="00EB40A0">
              <w:rPr>
                <w:rFonts w:ascii="Times New Roman" w:eastAsia="Times New Roman" w:hAnsi="Times New Roman" w:cs="Times New Roman"/>
                <w:b/>
                <w:color w:val="auto"/>
                <w:sz w:val="24"/>
                <w:szCs w:val="24"/>
              </w:rPr>
              <w:t>Measurement</w:t>
            </w:r>
          </w:p>
        </w:tc>
        <w:tc>
          <w:tcPr>
            <w:tcW w:w="5490" w:type="dxa"/>
            <w:shd w:val="clear" w:color="auto" w:fill="FFFFFF" w:themeFill="background1"/>
          </w:tcPr>
          <w:p w14:paraId="605C7622" w14:textId="77777777" w:rsidR="00961E1A" w:rsidRPr="00EB40A0" w:rsidRDefault="00961E1A" w:rsidP="00450806">
            <w:pPr>
              <w:spacing w:after="150" w:line="240" w:lineRule="auto"/>
              <w:jc w:val="center"/>
              <w:rPr>
                <w:rFonts w:ascii="Times New Roman" w:eastAsia="Times New Roman" w:hAnsi="Times New Roman" w:cs="Times New Roman"/>
                <w:b/>
                <w:color w:val="auto"/>
                <w:sz w:val="24"/>
                <w:szCs w:val="24"/>
              </w:rPr>
            </w:pPr>
            <w:r w:rsidRPr="00EB40A0">
              <w:rPr>
                <w:rFonts w:ascii="Times New Roman" w:eastAsia="Times New Roman" w:hAnsi="Times New Roman" w:cs="Times New Roman"/>
                <w:b/>
                <w:color w:val="auto"/>
                <w:sz w:val="24"/>
                <w:szCs w:val="24"/>
              </w:rPr>
              <w:t>Definition</w:t>
            </w:r>
          </w:p>
        </w:tc>
        <w:tc>
          <w:tcPr>
            <w:tcW w:w="1511" w:type="dxa"/>
            <w:shd w:val="clear" w:color="auto" w:fill="FFFFFF" w:themeFill="background1"/>
          </w:tcPr>
          <w:p w14:paraId="562CD80F" w14:textId="77777777" w:rsidR="00961E1A" w:rsidRPr="00EB40A0" w:rsidRDefault="00961E1A" w:rsidP="00450806">
            <w:pPr>
              <w:pStyle w:val="NormalWeb"/>
              <w:jc w:val="center"/>
              <w:rPr>
                <w:b/>
              </w:rPr>
            </w:pPr>
            <w:r w:rsidRPr="00EB40A0">
              <w:rPr>
                <w:b/>
              </w:rPr>
              <w:t>Value</w:t>
            </w:r>
          </w:p>
        </w:tc>
      </w:tr>
      <w:tr w:rsidR="00961E1A" w:rsidRPr="00EB40A0" w14:paraId="31FC1F8C" w14:textId="77777777" w:rsidTr="00EB40A0">
        <w:trPr>
          <w:trHeight w:val="324"/>
          <w:jc w:val="center"/>
        </w:trPr>
        <w:tc>
          <w:tcPr>
            <w:tcW w:w="1602" w:type="dxa"/>
            <w:shd w:val="clear" w:color="auto" w:fill="FFFFFF" w:themeFill="background1"/>
            <w:hideMark/>
          </w:tcPr>
          <w:p w14:paraId="19289EDE"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Alpha</w:t>
            </w:r>
          </w:p>
        </w:tc>
        <w:tc>
          <w:tcPr>
            <w:tcW w:w="5490" w:type="dxa"/>
            <w:shd w:val="clear" w:color="auto" w:fill="FFFFFF" w:themeFill="background1"/>
            <w:hideMark/>
          </w:tcPr>
          <w:p w14:paraId="466379D9"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exponent of the fitted power-law distribution.</w:t>
            </w:r>
          </w:p>
        </w:tc>
        <w:tc>
          <w:tcPr>
            <w:tcW w:w="1511" w:type="dxa"/>
            <w:shd w:val="clear" w:color="auto" w:fill="FFFFFF" w:themeFill="background1"/>
          </w:tcPr>
          <w:p w14:paraId="71465372" w14:textId="6115FEF2" w:rsidR="00961E1A" w:rsidRPr="00EB40A0" w:rsidRDefault="00275B58" w:rsidP="00450806">
            <w:pPr>
              <w:pStyle w:val="NormalWeb"/>
              <w:jc w:val="center"/>
            </w:pPr>
            <w:r w:rsidRPr="00EB40A0">
              <w:t>2.49</w:t>
            </w:r>
          </w:p>
        </w:tc>
      </w:tr>
      <w:tr w:rsidR="00961E1A" w:rsidRPr="00EB40A0" w14:paraId="15EB42CD" w14:textId="77777777" w:rsidTr="00EB40A0">
        <w:trPr>
          <w:trHeight w:val="257"/>
          <w:jc w:val="center"/>
        </w:trPr>
        <w:tc>
          <w:tcPr>
            <w:tcW w:w="1602" w:type="dxa"/>
            <w:shd w:val="clear" w:color="auto" w:fill="FFFFFF" w:themeFill="background1"/>
            <w:hideMark/>
          </w:tcPr>
          <w:p w14:paraId="3052FD53"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r w:rsidRPr="00EB40A0">
              <w:rPr>
                <w:rFonts w:ascii="Times New Roman" w:eastAsia="Times New Roman" w:hAnsi="Times New Roman" w:cs="Times New Roman"/>
                <w:color w:val="auto"/>
                <w:sz w:val="24"/>
                <w:szCs w:val="24"/>
              </w:rPr>
              <w:t>xmin</w:t>
            </w:r>
            <w:proofErr w:type="spellEnd"/>
          </w:p>
        </w:tc>
        <w:tc>
          <w:tcPr>
            <w:tcW w:w="5490" w:type="dxa"/>
            <w:shd w:val="clear" w:color="auto" w:fill="FFFFFF" w:themeFill="background1"/>
            <w:hideMark/>
          </w:tcPr>
          <w:p w14:paraId="7ACD2D38" w14:textId="42DDD7F6"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 xml:space="preserve">The minimum value from which the power-law distribution </w:t>
            </w:r>
            <w:r w:rsidR="00275B58" w:rsidRPr="00EB40A0">
              <w:rPr>
                <w:rFonts w:ascii="Times New Roman" w:eastAsia="Times New Roman" w:hAnsi="Times New Roman" w:cs="Times New Roman"/>
                <w:color w:val="auto"/>
                <w:sz w:val="24"/>
                <w:szCs w:val="24"/>
              </w:rPr>
              <w:t>was</w:t>
            </w:r>
            <w:r w:rsidRPr="00EB40A0">
              <w:rPr>
                <w:rFonts w:ascii="Times New Roman" w:eastAsia="Times New Roman" w:hAnsi="Times New Roman" w:cs="Times New Roman"/>
                <w:color w:val="auto"/>
                <w:sz w:val="24"/>
                <w:szCs w:val="24"/>
              </w:rPr>
              <w:t xml:space="preserve"> fitted.</w:t>
            </w:r>
          </w:p>
        </w:tc>
        <w:tc>
          <w:tcPr>
            <w:tcW w:w="1511" w:type="dxa"/>
            <w:shd w:val="clear" w:color="auto" w:fill="FFFFFF" w:themeFill="background1"/>
          </w:tcPr>
          <w:p w14:paraId="2C4CB5E8" w14:textId="12C235A4" w:rsidR="00961E1A" w:rsidRPr="00EB40A0" w:rsidRDefault="00275B58" w:rsidP="00450806">
            <w:pPr>
              <w:pStyle w:val="NormalWeb"/>
              <w:jc w:val="center"/>
            </w:pPr>
            <w:r w:rsidRPr="00EB40A0">
              <w:t>77</w:t>
            </w:r>
          </w:p>
        </w:tc>
      </w:tr>
      <w:tr w:rsidR="00961E1A" w:rsidRPr="00EB40A0" w14:paraId="4AA74E65" w14:textId="77777777" w:rsidTr="00EB40A0">
        <w:trPr>
          <w:trHeight w:val="257"/>
          <w:jc w:val="center"/>
        </w:trPr>
        <w:tc>
          <w:tcPr>
            <w:tcW w:w="1602" w:type="dxa"/>
            <w:shd w:val="clear" w:color="auto" w:fill="FFFFFF" w:themeFill="background1"/>
            <w:hideMark/>
          </w:tcPr>
          <w:p w14:paraId="7D6E6AD1"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r w:rsidRPr="00EB40A0">
              <w:rPr>
                <w:rFonts w:ascii="Times New Roman" w:eastAsia="Times New Roman" w:hAnsi="Times New Roman" w:cs="Times New Roman"/>
                <w:color w:val="auto"/>
                <w:sz w:val="24"/>
                <w:szCs w:val="24"/>
              </w:rPr>
              <w:t>logLik</w:t>
            </w:r>
            <w:proofErr w:type="spellEnd"/>
          </w:p>
        </w:tc>
        <w:tc>
          <w:tcPr>
            <w:tcW w:w="5490" w:type="dxa"/>
            <w:shd w:val="clear" w:color="auto" w:fill="FFFFFF" w:themeFill="background1"/>
            <w:hideMark/>
          </w:tcPr>
          <w:p w14:paraId="1004C48C"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log-likelihood of the fitted parameters.</w:t>
            </w:r>
          </w:p>
        </w:tc>
        <w:tc>
          <w:tcPr>
            <w:tcW w:w="1511" w:type="dxa"/>
            <w:shd w:val="clear" w:color="auto" w:fill="FFFFFF" w:themeFill="background1"/>
          </w:tcPr>
          <w:p w14:paraId="21F4E2A3" w14:textId="1A80A13E" w:rsidR="00961E1A" w:rsidRPr="00EB40A0" w:rsidRDefault="00275B58" w:rsidP="00450806">
            <w:pPr>
              <w:pStyle w:val="NormalWeb"/>
              <w:jc w:val="center"/>
            </w:pPr>
            <w:r w:rsidRPr="00EB40A0">
              <w:t>-5082.98</w:t>
            </w:r>
          </w:p>
        </w:tc>
      </w:tr>
      <w:tr w:rsidR="00961E1A" w:rsidRPr="00EB40A0" w14:paraId="7155B252" w14:textId="77777777" w:rsidTr="00EB40A0">
        <w:trPr>
          <w:trHeight w:val="414"/>
          <w:jc w:val="center"/>
        </w:trPr>
        <w:tc>
          <w:tcPr>
            <w:tcW w:w="1602" w:type="dxa"/>
            <w:shd w:val="clear" w:color="auto" w:fill="FFFFFF" w:themeFill="background1"/>
            <w:hideMark/>
          </w:tcPr>
          <w:p w14:paraId="0F7767F7"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proofErr w:type="gramStart"/>
            <w:r w:rsidRPr="00EB40A0">
              <w:rPr>
                <w:rFonts w:ascii="Times New Roman" w:eastAsia="Times New Roman" w:hAnsi="Times New Roman" w:cs="Times New Roman"/>
                <w:color w:val="auto"/>
                <w:sz w:val="24"/>
                <w:szCs w:val="24"/>
              </w:rPr>
              <w:t>KS.stat</w:t>
            </w:r>
            <w:proofErr w:type="spellEnd"/>
            <w:proofErr w:type="gramEnd"/>
          </w:p>
        </w:tc>
        <w:tc>
          <w:tcPr>
            <w:tcW w:w="5490" w:type="dxa"/>
            <w:shd w:val="clear" w:color="auto" w:fill="FFFFFF" w:themeFill="background1"/>
            <w:hideMark/>
          </w:tcPr>
          <w:p w14:paraId="72DC1817"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 xml:space="preserve">The test statistic of a Kolmogorov-Smirnov test that compares the fitted distribution with the input vector. </w:t>
            </w:r>
            <w:r w:rsidRPr="00EB40A0">
              <w:rPr>
                <w:rFonts w:ascii="Times New Roman" w:eastAsia="Times New Roman" w:hAnsi="Times New Roman" w:cs="Times New Roman"/>
                <w:b/>
                <w:color w:val="auto"/>
                <w:sz w:val="24"/>
                <w:szCs w:val="24"/>
              </w:rPr>
              <w:t>Smaller scores denote better fit.</w:t>
            </w:r>
          </w:p>
        </w:tc>
        <w:tc>
          <w:tcPr>
            <w:tcW w:w="1511" w:type="dxa"/>
            <w:shd w:val="clear" w:color="auto" w:fill="FFFFFF" w:themeFill="background1"/>
          </w:tcPr>
          <w:p w14:paraId="00950E64" w14:textId="699906EC" w:rsidR="00961E1A" w:rsidRPr="00EB40A0" w:rsidRDefault="00275B58" w:rsidP="00450806">
            <w:pPr>
              <w:pStyle w:val="NormalWeb"/>
              <w:jc w:val="center"/>
            </w:pPr>
            <w:r w:rsidRPr="00EB40A0">
              <w:t>0.0346</w:t>
            </w:r>
          </w:p>
        </w:tc>
      </w:tr>
      <w:tr w:rsidR="00961E1A" w:rsidRPr="00EB40A0" w14:paraId="35B484F9" w14:textId="77777777" w:rsidTr="00EB40A0">
        <w:trPr>
          <w:trHeight w:val="397"/>
          <w:jc w:val="center"/>
        </w:trPr>
        <w:tc>
          <w:tcPr>
            <w:tcW w:w="1602" w:type="dxa"/>
            <w:shd w:val="clear" w:color="auto" w:fill="FFFFFF" w:themeFill="background1"/>
            <w:hideMark/>
          </w:tcPr>
          <w:p w14:paraId="7FA6E321"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proofErr w:type="gramStart"/>
            <w:r w:rsidRPr="00EB40A0">
              <w:rPr>
                <w:rFonts w:ascii="Times New Roman" w:eastAsia="Times New Roman" w:hAnsi="Times New Roman" w:cs="Times New Roman"/>
                <w:color w:val="auto"/>
                <w:sz w:val="24"/>
                <w:szCs w:val="24"/>
              </w:rPr>
              <w:t>KS.p</w:t>
            </w:r>
            <w:proofErr w:type="spellEnd"/>
            <w:proofErr w:type="gramEnd"/>
          </w:p>
        </w:tc>
        <w:tc>
          <w:tcPr>
            <w:tcW w:w="5490" w:type="dxa"/>
            <w:shd w:val="clear" w:color="auto" w:fill="FFFFFF" w:themeFill="background1"/>
            <w:hideMark/>
          </w:tcPr>
          <w:p w14:paraId="40647195"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p-value of the Kolmogorov-Smirnov test. Small p-values (less than 0.05) indicate that the test rejected the hypothesis that the original data could have been drawn from the fitted power-law distribution.</w:t>
            </w:r>
          </w:p>
        </w:tc>
        <w:tc>
          <w:tcPr>
            <w:tcW w:w="1511" w:type="dxa"/>
            <w:shd w:val="clear" w:color="auto" w:fill="FFFFFF" w:themeFill="background1"/>
          </w:tcPr>
          <w:p w14:paraId="68664010" w14:textId="4E6935A0" w:rsidR="00961E1A" w:rsidRPr="00EB40A0" w:rsidRDefault="00275B58" w:rsidP="00450806">
            <w:pPr>
              <w:pStyle w:val="NormalWeb"/>
              <w:jc w:val="center"/>
            </w:pPr>
            <w:r w:rsidRPr="00EB40A0">
              <w:t>0.229</w:t>
            </w:r>
          </w:p>
        </w:tc>
      </w:tr>
    </w:tbl>
    <w:p w14:paraId="695E1228" w14:textId="4CE30B73" w:rsidR="00961E1A" w:rsidRPr="00341E98" w:rsidRDefault="000041EF" w:rsidP="00961E1A">
      <w:pPr>
        <w:pStyle w:val="NormalWeb"/>
        <w:spacing w:before="0" w:beforeAutospacing="0" w:after="0" w:afterAutospacing="0"/>
        <w:jc w:val="center"/>
        <w:rPr>
          <w:b/>
        </w:rPr>
      </w:pPr>
      <w:r w:rsidRPr="00341E98">
        <w:rPr>
          <w:b/>
        </w:rPr>
        <w:t>Table 5</w:t>
      </w:r>
      <w:r w:rsidR="00961E1A" w:rsidRPr="00341E98">
        <w:rPr>
          <w:b/>
        </w:rPr>
        <w:t xml:space="preserve">. </w:t>
      </w:r>
      <w:r w:rsidR="00961E1A" w:rsidRPr="00341E98">
        <w:t>Statistical tests for power-laws</w:t>
      </w:r>
    </w:p>
    <w:p w14:paraId="58EB703B" w14:textId="77777777" w:rsidR="00961E1A" w:rsidRPr="00341E98" w:rsidRDefault="00961E1A" w:rsidP="00961E1A">
      <w:pPr>
        <w:pStyle w:val="NormalWeb"/>
        <w:spacing w:before="0" w:beforeAutospacing="0" w:after="0" w:afterAutospacing="0"/>
        <w:jc w:val="both"/>
      </w:pPr>
      <w:r w:rsidRPr="00341E98">
        <w:t xml:space="preserve"> </w:t>
      </w:r>
    </w:p>
    <w:p w14:paraId="5B3D7042" w14:textId="77777777" w:rsidR="00390063" w:rsidRPr="00341E98" w:rsidRDefault="00390063" w:rsidP="00390063">
      <w:pPr>
        <w:pStyle w:val="NormalWeb"/>
        <w:numPr>
          <w:ilvl w:val="2"/>
          <w:numId w:val="14"/>
        </w:numPr>
        <w:jc w:val="both"/>
        <w:rPr>
          <w:b/>
        </w:rPr>
      </w:pPr>
      <w:r w:rsidRPr="00341E98">
        <w:rPr>
          <w:b/>
        </w:rPr>
        <w:t>Shortest</w:t>
      </w:r>
      <w:r w:rsidR="00E21C4D" w:rsidRPr="00341E98">
        <w:rPr>
          <w:b/>
        </w:rPr>
        <w:t xml:space="preserve"> </w:t>
      </w:r>
      <w:r w:rsidR="00450806" w:rsidRPr="00341E98">
        <w:rPr>
          <w:b/>
        </w:rPr>
        <w:t>Path Length</w:t>
      </w:r>
      <w:r w:rsidRPr="00341E98">
        <w:rPr>
          <w:b/>
        </w:rPr>
        <w:t xml:space="preserve"> and Closeness Centrality</w:t>
      </w:r>
    </w:p>
    <w:p w14:paraId="00C78C14" w14:textId="77777777" w:rsidR="00EB40A0" w:rsidRDefault="00390063" w:rsidP="00390063">
      <w:pPr>
        <w:pStyle w:val="NormalWeb"/>
        <w:spacing w:before="0" w:beforeAutospacing="0" w:after="0" w:afterAutospacing="0"/>
        <w:jc w:val="both"/>
      </w:pPr>
      <w:r w:rsidRPr="00341E98">
        <w:rPr>
          <w:bCs/>
          <w:shd w:val="clear" w:color="auto" w:fill="FFFFFF"/>
        </w:rPr>
        <w:t>Shortest path length</w:t>
      </w:r>
      <w:r w:rsidRPr="00341E98">
        <w:rPr>
          <w:shd w:val="clear" w:color="auto" w:fill="FFFFFF"/>
        </w:rPr>
        <w:t> is the number of steps along the shortest paths for all possible pairs of network </w:t>
      </w:r>
      <w:hyperlink r:id="rId29" w:tooltip="Node (networking)" w:history="1">
        <w:r w:rsidRPr="00341E98">
          <w:rPr>
            <w:rStyle w:val="Hyperlink"/>
            <w:color w:val="auto"/>
            <w:u w:val="none"/>
            <w:shd w:val="clear" w:color="auto" w:fill="FFFFFF"/>
          </w:rPr>
          <w:t>nodes</w:t>
        </w:r>
      </w:hyperlink>
      <w:r w:rsidR="00E05545" w:rsidRPr="00341E98">
        <w:rPr>
          <w:shd w:val="clear" w:color="auto" w:fill="FFFFFF"/>
        </w:rPr>
        <w:t xml:space="preserve"> </w:t>
      </w:r>
      <w:r w:rsidR="000041EF" w:rsidRPr="00341E98">
        <w:t>(</w:t>
      </w:r>
      <w:r w:rsidR="0050336D" w:rsidRPr="00341E98">
        <w:t xml:space="preserve">Zhan et al 1998). </w:t>
      </w:r>
      <w:r w:rsidR="000041EF" w:rsidRPr="00341E98">
        <w:rPr>
          <w:highlight w:val="yellow"/>
        </w:rPr>
        <w:t xml:space="preserve">Figure </w:t>
      </w:r>
      <w:r w:rsidR="007D46F3" w:rsidRPr="00341E98">
        <w:t>7</w:t>
      </w:r>
      <w:r w:rsidRPr="00341E98">
        <w:t xml:space="preserve"> shows the distribution of shortest path length in the graph. </w:t>
      </w:r>
    </w:p>
    <w:p w14:paraId="015A49F9" w14:textId="77777777" w:rsidR="00EB40A0" w:rsidRDefault="00EB40A0" w:rsidP="00390063">
      <w:pPr>
        <w:pStyle w:val="NormalWeb"/>
        <w:spacing w:before="0" w:beforeAutospacing="0" w:after="0" w:afterAutospacing="0"/>
        <w:jc w:val="both"/>
      </w:pPr>
    </w:p>
    <w:p w14:paraId="5F08723C" w14:textId="57B2CC73" w:rsidR="00C61F27" w:rsidRPr="00341E98" w:rsidRDefault="00390063" w:rsidP="00390063">
      <w:pPr>
        <w:pStyle w:val="NormalWeb"/>
        <w:spacing w:before="0" w:beforeAutospacing="0" w:after="0" w:afterAutospacing="0"/>
        <w:jc w:val="both"/>
      </w:pPr>
      <w:r w:rsidRPr="00341E98">
        <w:rPr>
          <w:shd w:val="clear" w:color="auto" w:fill="FFFFFF"/>
        </w:rPr>
        <w:t xml:space="preserve">Averaged at </w:t>
      </w:r>
      <w:r w:rsidR="00012D53" w:rsidRPr="00341E98">
        <w:rPr>
          <w:shd w:val="clear" w:color="auto" w:fill="FFFFFF"/>
        </w:rPr>
        <w:t>4.86</w:t>
      </w:r>
      <w:r w:rsidRPr="00341E98">
        <w:rPr>
          <w:shd w:val="clear" w:color="auto" w:fill="FFFFFF"/>
        </w:rPr>
        <w:t xml:space="preserve">, </w:t>
      </w:r>
      <w:r w:rsidRPr="00341E98">
        <w:t xml:space="preserve">length of the shortest path ranges from one to </w:t>
      </w:r>
      <w:r w:rsidR="005C6F77" w:rsidRPr="00341E98">
        <w:t>thirteen</w:t>
      </w:r>
      <w:r w:rsidRPr="00341E98">
        <w:t xml:space="preserve">, meaning that a developer </w:t>
      </w:r>
      <w:r w:rsidR="00374D7B" w:rsidRPr="00341E98">
        <w:t>might</w:t>
      </w:r>
      <w:r w:rsidRPr="00341E98">
        <w:t xml:space="preserve"> expect to reach a randomly-selected developer in </w:t>
      </w:r>
      <w:r w:rsidR="00012D53" w:rsidRPr="00341E98">
        <w:t>a typical</w:t>
      </w:r>
      <w:r w:rsidRPr="00341E98">
        <w:t xml:space="preserve"> distance of </w:t>
      </w:r>
      <w:r w:rsidR="00012D53" w:rsidRPr="00341E98">
        <w:t xml:space="preserve">five, and the distance could be as small as one and as large as </w:t>
      </w:r>
      <w:r w:rsidR="005C6F77" w:rsidRPr="00341E98">
        <w:t>thirteen</w:t>
      </w:r>
      <w:r w:rsidRPr="00341E98">
        <w:t xml:space="preserve"> </w:t>
      </w:r>
      <w:r w:rsidR="00275B58" w:rsidRPr="00341E98">
        <w:t>(</w:t>
      </w:r>
      <w:r w:rsidR="007D46F3" w:rsidRPr="00341E98">
        <w:t>as it shown in figure 8</w:t>
      </w:r>
      <w:r w:rsidR="00275B58" w:rsidRPr="00341E98">
        <w:t xml:space="preserve">) </w:t>
      </w:r>
      <w:r w:rsidRPr="00341E98">
        <w:t>in the company of 2,459 developers.</w:t>
      </w:r>
      <w:r w:rsidR="00C61F27" w:rsidRPr="00341E98">
        <w:t xml:space="preserve"> </w:t>
      </w:r>
    </w:p>
    <w:p w14:paraId="621354F7" w14:textId="77777777" w:rsidR="00390063" w:rsidRPr="00341E98" w:rsidRDefault="00D762FE" w:rsidP="00390063">
      <w:pPr>
        <w:pStyle w:val="NormalWeb"/>
        <w:jc w:val="center"/>
      </w:pPr>
      <w:r w:rsidRPr="00341E98">
        <w:rPr>
          <w:noProof/>
          <w:lang w:eastAsia="en-US"/>
        </w:rPr>
        <w:lastRenderedPageBreak/>
        <w:drawing>
          <wp:inline distT="0" distB="0" distL="0" distR="0" wp14:anchorId="06C52894" wp14:editId="2983A56F">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30">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14:paraId="1AAF7A86" w14:textId="25D6105F" w:rsidR="00390063" w:rsidRPr="00341E98" w:rsidRDefault="007D46F3" w:rsidP="00390063">
      <w:pPr>
        <w:pStyle w:val="NormalWeb"/>
        <w:spacing w:before="0" w:beforeAutospacing="0" w:after="0" w:afterAutospacing="0"/>
        <w:jc w:val="center"/>
        <w:rPr>
          <w:b/>
        </w:rPr>
      </w:pPr>
      <w:r w:rsidRPr="00341E98">
        <w:rPr>
          <w:b/>
        </w:rPr>
        <w:t>Figure 7</w:t>
      </w:r>
      <w:r w:rsidR="00390063" w:rsidRPr="00341E98">
        <w:rPr>
          <w:b/>
        </w:rPr>
        <w:t xml:space="preserve">. </w:t>
      </w:r>
      <w:r w:rsidR="00390063" w:rsidRPr="00341E98">
        <w:t>Distribution of Shortest Paths in the developers’ network</w:t>
      </w:r>
    </w:p>
    <w:p w14:paraId="58FC24A5" w14:textId="77777777" w:rsidR="00390063" w:rsidRPr="00341E98" w:rsidRDefault="00390063" w:rsidP="00390063">
      <w:pPr>
        <w:pStyle w:val="NormalWeb"/>
        <w:jc w:val="center"/>
        <w:rPr>
          <w:sz w:val="22"/>
          <w:szCs w:val="22"/>
        </w:rPr>
      </w:pPr>
      <w:r w:rsidRPr="00341E98">
        <w:rPr>
          <w:noProof/>
          <w:lang w:eastAsia="en-US"/>
        </w:rPr>
        <mc:AlternateContent>
          <mc:Choice Requires="wps">
            <w:drawing>
              <wp:anchor distT="0" distB="0" distL="114300" distR="114300" simplePos="0" relativeHeight="251598848" behindDoc="0" locked="0" layoutInCell="1" allowOverlap="1" wp14:anchorId="598DD770" wp14:editId="3A6E521E">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B596" w14:textId="77777777" w:rsidR="00BF6C55" w:rsidRPr="005C6F77" w:rsidRDefault="00BF6C5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BF6C55" w:rsidRPr="009E605D" w:rsidRDefault="00BF6C55"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D770" id="Text Box 70" o:spid="_x0000_s1067" type="#_x0000_t202" style="position:absolute;left:0;text-align:left;margin-left:247.5pt;margin-top:98.2pt;width:86.5pt;height:20.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LNjlVaLAgAAlAUAAA4AAAAAAAAAAAAAAAAALgIAAGRycy9lMm9Eb2MueG1sUEsB&#10;Ai0AFAAGAAgAAAAhAC+Y/73jAAAACwEAAA8AAAAAAAAAAAAAAAAA5QQAAGRycy9kb3ducmV2Lnht&#10;bFBLBQYAAAAABAAEAPMAAAD1BQAAAAA=&#10;" fillcolor="white [3201]" stroked="f" strokeweight=".5pt">
                <v:textbox>
                  <w:txbxContent>
                    <w:p w14:paraId="55C3B596" w14:textId="77777777" w:rsidR="00BF6C55" w:rsidRPr="005C6F77" w:rsidRDefault="00BF6C5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BF6C55" w:rsidRPr="009E605D" w:rsidRDefault="00BF6C55" w:rsidP="00390063">
                      <w:pPr>
                        <w:jc w:val="center"/>
                        <w:rPr>
                          <w:rFonts w:ascii="Times New Roman" w:hAnsi="Times New Roman" w:cs="Times New Roman"/>
                          <w:b/>
                          <w:sz w:val="20"/>
                          <w:szCs w:val="20"/>
                        </w:rPr>
                      </w:pPr>
                    </w:p>
                  </w:txbxContent>
                </v:textbox>
              </v:shape>
            </w:pict>
          </mc:Fallback>
        </mc:AlternateContent>
      </w:r>
      <w:r w:rsidRPr="00341E98">
        <w:rPr>
          <w:noProof/>
          <w:lang w:eastAsia="en-US"/>
        </w:rPr>
        <w:drawing>
          <wp:inline distT="0" distB="0" distL="0" distR="0" wp14:anchorId="4EB5D6EF" wp14:editId="3551101E">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14:paraId="5C16B019" w14:textId="5C0F83F4" w:rsidR="00390063" w:rsidRPr="00341E98" w:rsidRDefault="007D46F3" w:rsidP="006D2DD0">
      <w:pPr>
        <w:pStyle w:val="NormalWeb"/>
        <w:spacing w:before="0" w:beforeAutospacing="0" w:after="0" w:afterAutospacing="0"/>
        <w:jc w:val="center"/>
      </w:pPr>
      <w:r w:rsidRPr="00341E98">
        <w:rPr>
          <w:b/>
        </w:rPr>
        <w:t>Figure 8</w:t>
      </w:r>
      <w:r w:rsidR="00390063" w:rsidRPr="00341E98">
        <w:rPr>
          <w:b/>
        </w:rPr>
        <w:t xml:space="preserve">. </w:t>
      </w:r>
      <w:r w:rsidR="00390063" w:rsidRPr="00341E98">
        <w:t>Visualizatio</w:t>
      </w:r>
      <w:r w:rsidR="006D2DD0" w:rsidRPr="00341E98">
        <w:t>n of developer network diameter</w:t>
      </w:r>
    </w:p>
    <w:p w14:paraId="6D6E86F8" w14:textId="77777777" w:rsidR="006D2DD0" w:rsidRPr="00341E98" w:rsidRDefault="006D2DD0" w:rsidP="006D2DD0">
      <w:pPr>
        <w:pStyle w:val="NormalWeb"/>
        <w:spacing w:before="0" w:beforeAutospacing="0" w:after="0" w:afterAutospacing="0"/>
        <w:jc w:val="center"/>
      </w:pPr>
    </w:p>
    <w:p w14:paraId="3F5CE3EC" w14:textId="77777777" w:rsidR="00275B58" w:rsidRPr="00341E98" w:rsidRDefault="00390063" w:rsidP="00390063">
      <w:pPr>
        <w:pStyle w:val="NormalWeb"/>
        <w:jc w:val="both"/>
      </w:pPr>
      <w:bookmarkStart w:id="34" w:name="_Hlk487869367"/>
      <w:r w:rsidRPr="00341E98">
        <w:lastRenderedPageBreak/>
        <w:t>Closeness centralit</w:t>
      </w:r>
      <w:bookmarkEnd w:id="34"/>
      <w:r w:rsidR="00C675ED" w:rsidRPr="00341E98">
        <w:t xml:space="preserve">y, which </w:t>
      </w:r>
      <w:r w:rsidRPr="00341E98">
        <w:t>uses the reciprocal of the average shortest distance to other nodes</w:t>
      </w:r>
      <w:r w:rsidR="00C675ED" w:rsidRPr="00341E98">
        <w:t xml:space="preserve">, </w:t>
      </w:r>
      <w:r w:rsidR="007F164E" w:rsidRPr="00341E98">
        <w:t>is a measure of the degree to which an individual is near all other individuals in a network</w:t>
      </w:r>
      <w:r w:rsidR="00275B58" w:rsidRPr="00341E98">
        <w:t xml:space="preserve"> </w:t>
      </w:r>
      <w:r w:rsidR="000041EF" w:rsidRPr="00341E98">
        <w:t>(</w:t>
      </w:r>
      <w:r w:rsidR="0050336D" w:rsidRPr="00341E98">
        <w:rPr>
          <w:highlight w:val="yellow"/>
        </w:rPr>
        <w:t>Newman 2010</w:t>
      </w:r>
      <w:r w:rsidR="000041EF" w:rsidRPr="00341E98">
        <w:rPr>
          <w:highlight w:val="yellow"/>
        </w:rPr>
        <w:t>)</w:t>
      </w:r>
      <w:r w:rsidR="00275B58" w:rsidRPr="00341E98">
        <w:t>.</w:t>
      </w:r>
      <w:r w:rsidR="000041EF" w:rsidRPr="00341E98">
        <w:t xml:space="preserve"> </w:t>
      </w:r>
      <w:r w:rsidRPr="00341E98">
        <w:t xml:space="preserve">High closeness centrality </w:t>
      </w:r>
      <w:r w:rsidR="00186B7E" w:rsidRPr="00341E98">
        <w:t>therefore</w:t>
      </w:r>
      <w:r w:rsidR="003378E0" w:rsidRPr="00341E98">
        <w:t xml:space="preserve"> </w:t>
      </w:r>
      <w:r w:rsidR="00C675ED" w:rsidRPr="00341E98">
        <w:t xml:space="preserve">indicates </w:t>
      </w:r>
      <w:r w:rsidR="007F164E" w:rsidRPr="00341E98">
        <w:t>close</w:t>
      </w:r>
      <w:r w:rsidRPr="00341E98">
        <w:t xml:space="preserve"> access to </w:t>
      </w:r>
      <w:r w:rsidR="007F164E" w:rsidRPr="00341E98">
        <w:t>the</w:t>
      </w:r>
      <w:r w:rsidRPr="00341E98">
        <w:t xml:space="preserve"> resources in the network. </w:t>
      </w:r>
    </w:p>
    <w:p w14:paraId="691222EF" w14:textId="107246C5" w:rsidR="00DA02BD" w:rsidRPr="00341E98" w:rsidRDefault="00390063" w:rsidP="00390063">
      <w:pPr>
        <w:pStyle w:val="NormalWeb"/>
        <w:jc w:val="both"/>
      </w:pPr>
      <w:r w:rsidRPr="00341E98">
        <w:t xml:space="preserve">In </w:t>
      </w:r>
      <w:r w:rsidR="00DA02BD" w:rsidRPr="00341E98">
        <w:t>the</w:t>
      </w:r>
      <w:r w:rsidRPr="00341E98">
        <w:t xml:space="preserve"> </w:t>
      </w:r>
      <w:r w:rsidR="003378E0" w:rsidRPr="00341E98">
        <w:t xml:space="preserve">developer-project </w:t>
      </w:r>
      <w:r w:rsidRPr="00341E98">
        <w:t xml:space="preserve">network, </w:t>
      </w:r>
      <w:r w:rsidR="00A22793" w:rsidRPr="00341E98">
        <w:t>developer '</w:t>
      </w:r>
      <w:proofErr w:type="spellStart"/>
      <w:r w:rsidR="00A22793" w:rsidRPr="00341E98">
        <w:t>rbp</w:t>
      </w:r>
      <w:proofErr w:type="spellEnd"/>
      <w:r w:rsidR="00A22793" w:rsidRPr="00341E98">
        <w:t>', '</w:t>
      </w:r>
      <w:proofErr w:type="spellStart"/>
      <w:r w:rsidR="00A22793" w:rsidRPr="00341E98">
        <w:t>kfx</w:t>
      </w:r>
      <w:proofErr w:type="spellEnd"/>
      <w:r w:rsidR="00A22793" w:rsidRPr="00341E98">
        <w:t>', '</w:t>
      </w:r>
      <w:proofErr w:type="spellStart"/>
      <w:r w:rsidR="00A22793" w:rsidRPr="00341E98">
        <w:t>agq</w:t>
      </w:r>
      <w:proofErr w:type="spellEnd"/>
      <w:r w:rsidR="00A22793" w:rsidRPr="00341E98">
        <w:t>', '</w:t>
      </w:r>
      <w:proofErr w:type="spellStart"/>
      <w:r w:rsidR="00A22793" w:rsidRPr="00341E98">
        <w:t>tel</w:t>
      </w:r>
      <w:proofErr w:type="spellEnd"/>
      <w:r w:rsidR="00A22793" w:rsidRPr="00341E98">
        <w:t>', '</w:t>
      </w:r>
      <w:proofErr w:type="spellStart"/>
      <w:r w:rsidR="00A22793" w:rsidRPr="00341E98">
        <w:t>erj</w:t>
      </w:r>
      <w:proofErr w:type="spellEnd"/>
      <w:r w:rsidR="00A22793" w:rsidRPr="00341E98">
        <w:t>', '</w:t>
      </w:r>
      <w:proofErr w:type="spellStart"/>
      <w:r w:rsidR="00A22793" w:rsidRPr="00341E98">
        <w:t>kov</w:t>
      </w:r>
      <w:proofErr w:type="spellEnd"/>
      <w:r w:rsidR="00A22793" w:rsidRPr="00341E98">
        <w:t>', '</w:t>
      </w:r>
      <w:proofErr w:type="spellStart"/>
      <w:r w:rsidR="00A22793" w:rsidRPr="00341E98">
        <w:t>cyc</w:t>
      </w:r>
      <w:proofErr w:type="spellEnd"/>
      <w:r w:rsidR="00A22793" w:rsidRPr="00341E98">
        <w:t>', '</w:t>
      </w:r>
      <w:proofErr w:type="spellStart"/>
      <w:r w:rsidR="00A22793" w:rsidRPr="00341E98">
        <w:t>uva</w:t>
      </w:r>
      <w:proofErr w:type="spellEnd"/>
      <w:r w:rsidR="00A22793" w:rsidRPr="00341E98">
        <w:t>', '</w:t>
      </w:r>
      <w:proofErr w:type="spellStart"/>
      <w:r w:rsidR="00A22793" w:rsidRPr="00341E98">
        <w:t>dpy</w:t>
      </w:r>
      <w:proofErr w:type="spellEnd"/>
      <w:r w:rsidR="00A22793" w:rsidRPr="00341E98">
        <w:t>', '</w:t>
      </w:r>
      <w:proofErr w:type="spellStart"/>
      <w:r w:rsidR="00A22793" w:rsidRPr="00341E98">
        <w:t>mff</w:t>
      </w:r>
      <w:proofErr w:type="spellEnd"/>
      <w:r w:rsidR="00A22793" w:rsidRPr="00341E98">
        <w:t>', '</w:t>
      </w:r>
      <w:proofErr w:type="spellStart"/>
      <w:r w:rsidR="00A22793" w:rsidRPr="00341E98">
        <w:t>puy</w:t>
      </w:r>
      <w:proofErr w:type="spellEnd"/>
      <w:r w:rsidR="00A22793" w:rsidRPr="00341E98">
        <w:t>' and '</w:t>
      </w:r>
      <w:proofErr w:type="spellStart"/>
      <w:r w:rsidR="00A22793" w:rsidRPr="00341E98">
        <w:t>cem</w:t>
      </w:r>
      <w:proofErr w:type="spellEnd"/>
      <w:r w:rsidR="00A22793" w:rsidRPr="00341E98">
        <w:t xml:space="preserve">' </w:t>
      </w:r>
      <w:r w:rsidR="0035556D" w:rsidRPr="00341E98">
        <w:t>are</w:t>
      </w:r>
      <w:r w:rsidR="00A22793" w:rsidRPr="00341E98">
        <w:t xml:space="preserve"> top twelve individuals having closest access. </w:t>
      </w:r>
      <w:r w:rsidR="00DA02BD" w:rsidRPr="00341E98">
        <w:t xml:space="preserve">Furthermore, </w:t>
      </w:r>
      <w:r w:rsidR="00275B58" w:rsidRPr="00341E98">
        <w:t>as it shown in</w:t>
      </w:r>
      <w:r w:rsidR="007D46F3" w:rsidRPr="00341E98">
        <w:t xml:space="preserve"> figure 9</w:t>
      </w:r>
      <w:r w:rsidR="0035556D" w:rsidRPr="00341E98">
        <w:t>, all of them work</w:t>
      </w:r>
      <w:r w:rsidR="00DA02BD" w:rsidRPr="00341E98">
        <w:t xml:space="preserve"> on project ‘OOT’ and ‘HFQ’. It can be </w:t>
      </w:r>
      <w:r w:rsidR="00C675ED" w:rsidRPr="00341E98">
        <w:t xml:space="preserve">therefore </w:t>
      </w:r>
      <w:r w:rsidR="00DA02BD" w:rsidRPr="00341E98">
        <w:t xml:space="preserve">implied that project ‘OOT’ and ‘HFQ’ </w:t>
      </w:r>
      <w:r w:rsidR="0035556D" w:rsidRPr="00341E98">
        <w:t>are</w:t>
      </w:r>
      <w:r w:rsidR="00DA02BD" w:rsidRPr="00341E98">
        <w:t xml:space="preserve"> projects gathering massive resource and by working in both, </w:t>
      </w:r>
      <w:r w:rsidR="009C6953" w:rsidRPr="00341E98">
        <w:t xml:space="preserve">those twelve </w:t>
      </w:r>
      <w:r w:rsidR="00DA02BD" w:rsidRPr="00341E98">
        <w:t xml:space="preserve">developers </w:t>
      </w:r>
      <w:r w:rsidR="0035556D" w:rsidRPr="00341E98">
        <w:t>are</w:t>
      </w:r>
      <w:r w:rsidR="00D73B10" w:rsidRPr="00341E98">
        <w:t xml:space="preserve"> able to get</w:t>
      </w:r>
      <w:r w:rsidR="00DA02BD" w:rsidRPr="00341E98">
        <w:t xml:space="preserve"> </w:t>
      </w:r>
      <w:r w:rsidR="00D73B10" w:rsidRPr="00341E98">
        <w:t>closer access to recourse.</w:t>
      </w:r>
    </w:p>
    <w:p w14:paraId="39EB7735" w14:textId="57D0DD0A" w:rsidR="00DA02BD" w:rsidRPr="00341E98" w:rsidRDefault="00EB40A0" w:rsidP="00390063">
      <w:pPr>
        <w:pStyle w:val="NormalWeb"/>
        <w:jc w:val="both"/>
      </w:pPr>
      <w:r w:rsidRPr="00341E98">
        <w:rPr>
          <w:noProof/>
        </w:rPr>
        <mc:AlternateContent>
          <mc:Choice Requires="wps">
            <w:drawing>
              <wp:anchor distT="0" distB="0" distL="114300" distR="114300" simplePos="0" relativeHeight="251634688" behindDoc="0" locked="0" layoutInCell="1" allowOverlap="1" wp14:anchorId="5CC588AB" wp14:editId="01E42E83">
                <wp:simplePos x="0" y="0"/>
                <wp:positionH relativeFrom="column">
                  <wp:posOffset>2166425</wp:posOffset>
                </wp:positionH>
                <wp:positionV relativeFrom="paragraph">
                  <wp:posOffset>1123559</wp:posOffset>
                </wp:positionV>
                <wp:extent cx="1202787" cy="1589649"/>
                <wp:effectExtent l="0" t="0" r="16510" b="10795"/>
                <wp:wrapNone/>
                <wp:docPr id="82" name="Text Box 82"/>
                <wp:cNvGraphicFramePr/>
                <a:graphic xmlns:a="http://schemas.openxmlformats.org/drawingml/2006/main">
                  <a:graphicData uri="http://schemas.microsoft.com/office/word/2010/wordprocessingShape">
                    <wps:wsp>
                      <wps:cNvSpPr txBox="1"/>
                      <wps:spPr>
                        <a:xfrm>
                          <a:off x="0" y="0"/>
                          <a:ext cx="1202787" cy="1589649"/>
                        </a:xfrm>
                        <a:prstGeom prst="rect">
                          <a:avLst/>
                        </a:prstGeom>
                        <a:noFill/>
                        <a:ln w="12700">
                          <a:solidFill>
                            <a:schemeClr val="tx1"/>
                          </a:solidFill>
                        </a:ln>
                      </wps:spPr>
                      <wps:txbx>
                        <w:txbxContent>
                          <w:p w14:paraId="148520F3" w14:textId="77777777" w:rsidR="00EB40A0" w:rsidRDefault="00EB40A0" w:rsidP="00EB40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88AB" id="Text Box 82" o:spid="_x0000_s1068" type="#_x0000_t202" style="position:absolute;left:0;text-align:left;margin-left:170.6pt;margin-top:88.45pt;width:94.7pt;height:125.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" filled="f" strokecolor="black [3213]" strokeweight="1pt">
                <v:textbox>
                  <w:txbxContent>
                    <w:p w14:paraId="148520F3" w14:textId="77777777" w:rsidR="00EB40A0" w:rsidRDefault="00EB40A0" w:rsidP="00EB40A0"/>
                  </w:txbxContent>
                </v:textbox>
              </v:shape>
            </w:pict>
          </mc:Fallback>
        </mc:AlternateContent>
      </w:r>
      <w:r w:rsidR="00DA02BD" w:rsidRPr="00341E98">
        <w:t xml:space="preserve"> </w:t>
      </w:r>
      <w:r w:rsidR="00DA02BD" w:rsidRPr="00341E98">
        <w:rPr>
          <w:noProof/>
          <w:lang w:eastAsia="en-US"/>
        </w:rPr>
        <w:drawing>
          <wp:inline distT="0" distB="0" distL="0" distR="0" wp14:anchorId="6D3FF77E" wp14:editId="29D90260">
            <wp:extent cx="5836508" cy="3460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19490CFD" w14:textId="6F3BAA36" w:rsidR="00DA02BD" w:rsidRPr="00341E98" w:rsidRDefault="007D46F3" w:rsidP="00D73B10">
      <w:pPr>
        <w:pStyle w:val="NormalWeb"/>
        <w:spacing w:before="0" w:beforeAutospacing="0" w:after="0" w:afterAutospacing="0"/>
        <w:jc w:val="center"/>
      </w:pPr>
      <w:r w:rsidRPr="00341E98">
        <w:rPr>
          <w:b/>
        </w:rPr>
        <w:t>Figure 9</w:t>
      </w:r>
      <w:r w:rsidR="00D73B10" w:rsidRPr="00341E98">
        <w:rPr>
          <w:b/>
        </w:rPr>
        <w:t xml:space="preserve">. </w:t>
      </w:r>
      <w:r w:rsidR="00D73B10" w:rsidRPr="00341E98">
        <w:t xml:space="preserve">Project ‘OOT’ and ‘HFQ’ </w:t>
      </w:r>
      <w:r w:rsidR="0035556D" w:rsidRPr="00341E98">
        <w:t>are</w:t>
      </w:r>
      <w:r w:rsidR="00D73B10" w:rsidRPr="00341E98">
        <w:t xml:space="preserve"> shared by </w:t>
      </w:r>
      <w:r w:rsidR="009C6953" w:rsidRPr="00341E98">
        <w:t xml:space="preserve">twelve </w:t>
      </w:r>
      <w:r w:rsidR="00D73B10" w:rsidRPr="00341E98">
        <w:t xml:space="preserve">developers who </w:t>
      </w:r>
      <w:r w:rsidR="0035556D" w:rsidRPr="00341E98">
        <w:t>have</w:t>
      </w:r>
      <w:r w:rsidR="00D73B10" w:rsidRPr="00341E98">
        <w:t xml:space="preserve"> the highest closeness centrality.</w:t>
      </w:r>
    </w:p>
    <w:p w14:paraId="22840C7F" w14:textId="77777777" w:rsidR="00D73B10" w:rsidRPr="00341E98" w:rsidRDefault="00D73B10" w:rsidP="00D73B10">
      <w:pPr>
        <w:pStyle w:val="NormalWeb"/>
        <w:spacing w:before="0" w:beforeAutospacing="0" w:after="0" w:afterAutospacing="0"/>
        <w:jc w:val="center"/>
      </w:pPr>
    </w:p>
    <w:p w14:paraId="3EE01BA9" w14:textId="65923222" w:rsidR="00012B11" w:rsidRDefault="00012B11" w:rsidP="00390063">
      <w:pPr>
        <w:pStyle w:val="NormalWeb"/>
        <w:jc w:val="both"/>
      </w:pPr>
      <w:r w:rsidRPr="00341E98">
        <w:t xml:space="preserve">In terms of nodes with smallest closeness centrality, </w:t>
      </w:r>
      <w:r w:rsidR="00EB40A0">
        <w:t>for example</w:t>
      </w:r>
      <w:r w:rsidR="0035556D" w:rsidRPr="00341E98">
        <w:t xml:space="preserve">, </w:t>
      </w:r>
      <w:r w:rsidR="00EB40A0">
        <w:t>developer ‘</w:t>
      </w:r>
      <w:proofErr w:type="spellStart"/>
      <w:r w:rsidR="00EB40A0">
        <w:t>qid</w:t>
      </w:r>
      <w:proofErr w:type="spellEnd"/>
      <w:r w:rsidR="00EB40A0">
        <w:t>’, ‘</w:t>
      </w:r>
      <w:proofErr w:type="spellStart"/>
      <w:r w:rsidR="00EB40A0">
        <w:t>xjz</w:t>
      </w:r>
      <w:proofErr w:type="spellEnd"/>
      <w:r w:rsidR="00EB40A0">
        <w:t>’, ‘</w:t>
      </w:r>
      <w:proofErr w:type="spellStart"/>
      <w:r w:rsidR="00EB40A0">
        <w:t>ede</w:t>
      </w:r>
      <w:proofErr w:type="spellEnd"/>
      <w:r w:rsidR="00EB40A0">
        <w:t xml:space="preserve">’, </w:t>
      </w:r>
      <w:r w:rsidR="00EB40A0" w:rsidRPr="00341E98">
        <w:t>as it shown in figure 10</w:t>
      </w:r>
      <w:r w:rsidR="00EB40A0">
        <w:t xml:space="preserve">, they </w:t>
      </w:r>
      <w:r w:rsidR="009C6953" w:rsidRPr="00341E98">
        <w:t>al</w:t>
      </w:r>
      <w:r w:rsidRPr="00341E98">
        <w:t xml:space="preserve">l exclusively </w:t>
      </w:r>
      <w:r w:rsidR="0035556D" w:rsidRPr="00341E98">
        <w:t>engage</w:t>
      </w:r>
      <w:r w:rsidRPr="00341E98">
        <w:t xml:space="preserve"> in </w:t>
      </w:r>
      <w:r w:rsidR="009C6953" w:rsidRPr="00341E98">
        <w:t>their own</w:t>
      </w:r>
      <w:r w:rsidRPr="00341E98">
        <w:t xml:space="preserve"> individual project.</w:t>
      </w:r>
    </w:p>
    <w:p w14:paraId="46765F9F" w14:textId="38D31D8D" w:rsidR="00EB40A0" w:rsidRDefault="00EB40A0" w:rsidP="00390063">
      <w:pPr>
        <w:pStyle w:val="NormalWeb"/>
        <w:jc w:val="both"/>
      </w:pPr>
    </w:p>
    <w:p w14:paraId="16217108" w14:textId="3FE4D5B9" w:rsidR="00EB40A0" w:rsidRDefault="00EB40A0" w:rsidP="00390063">
      <w:pPr>
        <w:pStyle w:val="NormalWeb"/>
        <w:jc w:val="both"/>
      </w:pPr>
    </w:p>
    <w:p w14:paraId="48E80342" w14:textId="77777777" w:rsidR="00EB40A0" w:rsidRPr="00341E98" w:rsidRDefault="00EB40A0" w:rsidP="00390063">
      <w:pPr>
        <w:pStyle w:val="NormalWeb"/>
        <w:jc w:val="both"/>
      </w:pPr>
    </w:p>
    <w:p w14:paraId="3691ECB9" w14:textId="77777777" w:rsidR="00390063" w:rsidRPr="00341E98" w:rsidRDefault="00012B11" w:rsidP="00C675ED">
      <w:pPr>
        <w:pStyle w:val="NormalWeb"/>
      </w:pPr>
      <w:r w:rsidRPr="00341E98">
        <w:rPr>
          <w:noProof/>
          <w:lang w:eastAsia="en-US"/>
        </w:rPr>
        <w:lastRenderedPageBreak/>
        <w:drawing>
          <wp:anchor distT="0" distB="0" distL="114300" distR="114300" simplePos="0" relativeHeight="251591680" behindDoc="0" locked="0" layoutInCell="1" allowOverlap="1" wp14:anchorId="7984C2CA" wp14:editId="053CEBDB">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33">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sidRPr="00341E98">
        <w:br w:type="textWrapping" w:clear="all"/>
      </w:r>
    </w:p>
    <w:p w14:paraId="1733563E" w14:textId="2CCCD2B1" w:rsidR="00D73B10" w:rsidRPr="00341E98" w:rsidRDefault="007D46F3" w:rsidP="00D73B10">
      <w:pPr>
        <w:pStyle w:val="NormalWeb"/>
        <w:spacing w:before="0" w:beforeAutospacing="0" w:after="0" w:afterAutospacing="0"/>
        <w:jc w:val="center"/>
      </w:pPr>
      <w:r w:rsidRPr="00341E98">
        <w:rPr>
          <w:b/>
        </w:rPr>
        <w:t>Figure 10</w:t>
      </w:r>
      <w:r w:rsidR="00D73B10" w:rsidRPr="00341E98">
        <w:rPr>
          <w:b/>
        </w:rPr>
        <w:t xml:space="preserve">. </w:t>
      </w:r>
      <w:r w:rsidR="00D73B10" w:rsidRPr="00341E98">
        <w:t xml:space="preserve">Developers with lowest closeness centrality and their </w:t>
      </w:r>
      <w:r w:rsidR="009C6953" w:rsidRPr="00341E98">
        <w:t>contributions</w:t>
      </w:r>
    </w:p>
    <w:p w14:paraId="2780449E" w14:textId="77777777" w:rsidR="00390063" w:rsidRPr="00341E98" w:rsidRDefault="00390063" w:rsidP="00E21C4D">
      <w:pPr>
        <w:pStyle w:val="NormalWeb"/>
        <w:spacing w:before="0" w:beforeAutospacing="0" w:after="0" w:afterAutospacing="0"/>
        <w:jc w:val="both"/>
      </w:pPr>
    </w:p>
    <w:p w14:paraId="7ED52ECC" w14:textId="77777777" w:rsidR="00DD0D75" w:rsidRPr="00341E98" w:rsidRDefault="00802027" w:rsidP="00DD0D75">
      <w:pPr>
        <w:pStyle w:val="NormalWeb"/>
        <w:numPr>
          <w:ilvl w:val="2"/>
          <w:numId w:val="14"/>
        </w:numPr>
        <w:jc w:val="both"/>
        <w:rPr>
          <w:b/>
        </w:rPr>
      </w:pPr>
      <w:r w:rsidRPr="00341E98">
        <w:rPr>
          <w:b/>
        </w:rPr>
        <w:t>Betweenness Centrality</w:t>
      </w:r>
    </w:p>
    <w:p w14:paraId="5B2D206F" w14:textId="77777777" w:rsidR="009C6953" w:rsidRPr="00341E98" w:rsidRDefault="00DD0D75" w:rsidP="001E4C9F">
      <w:pPr>
        <w:pStyle w:val="NormalWeb"/>
        <w:jc w:val="both"/>
      </w:pPr>
      <w:r w:rsidRPr="00341E98">
        <w:t>Betweenness centrality for each </w:t>
      </w:r>
      <w:hyperlink r:id="rId34" w:tooltip="Vertex (graph theory)" w:history="1">
        <w:r w:rsidRPr="00341E98">
          <w:t>node</w:t>
        </w:r>
      </w:hyperlink>
      <w:r w:rsidRPr="00341E98">
        <w:t> is the number of these shortest pa</w:t>
      </w:r>
      <w:r w:rsidR="0050336D" w:rsidRPr="00341E98">
        <w:t xml:space="preserve">ths that pass through the node </w:t>
      </w:r>
      <w:r w:rsidR="000041EF" w:rsidRPr="00341E98">
        <w:t>(</w:t>
      </w:r>
      <w:r w:rsidR="0050336D" w:rsidRPr="00341E98">
        <w:t>Freeman 1977).</w:t>
      </w:r>
      <w:r w:rsidR="000041EF" w:rsidRPr="00341E98">
        <w:t xml:space="preserve"> </w:t>
      </w:r>
      <w:r w:rsidRPr="00341E98">
        <w:t>N</w:t>
      </w:r>
      <w:r w:rsidR="00A60700" w:rsidRPr="00341E98">
        <w:t xml:space="preserve">odes with higher </w:t>
      </w:r>
      <w:r w:rsidR="00494A32" w:rsidRPr="00341E98">
        <w:t>b</w:t>
      </w:r>
      <w:r w:rsidR="00A60700" w:rsidRPr="00341E98">
        <w:t>etweenness</w:t>
      </w:r>
      <w:r w:rsidR="00EF5CBD" w:rsidRPr="00341E98">
        <w:t xml:space="preserve"> scores </w:t>
      </w:r>
      <w:r w:rsidRPr="00341E98">
        <w:t xml:space="preserve">therefore </w:t>
      </w:r>
      <w:r w:rsidR="00A60700" w:rsidRPr="00341E98">
        <w:t xml:space="preserve">have more control of other nodes in terms of communication access. </w:t>
      </w:r>
    </w:p>
    <w:p w14:paraId="53713A4D" w14:textId="0EABD594" w:rsidR="00DD0D75" w:rsidRPr="00341E98" w:rsidRDefault="00DD0D75" w:rsidP="001E4C9F">
      <w:pPr>
        <w:pStyle w:val="NormalWeb"/>
        <w:jc w:val="both"/>
      </w:pPr>
      <w:r w:rsidRPr="00341E98">
        <w:t>In the develop-developer network, developer ‘</w:t>
      </w:r>
      <w:proofErr w:type="spellStart"/>
      <w:r w:rsidRPr="00341E98">
        <w:t>cge</w:t>
      </w:r>
      <w:proofErr w:type="spellEnd"/>
      <w:r w:rsidRPr="00341E98">
        <w:t xml:space="preserve">’ has the highest betweenness centrality. As shown in </w:t>
      </w:r>
      <w:r w:rsidR="007D46F3" w:rsidRPr="00341E98">
        <w:rPr>
          <w:highlight w:val="yellow"/>
        </w:rPr>
        <w:t>figure 11</w:t>
      </w:r>
      <w:r w:rsidRPr="00341E98">
        <w:t>, ‘</w:t>
      </w:r>
      <w:proofErr w:type="spellStart"/>
      <w:r w:rsidRPr="00341E98">
        <w:t>c</w:t>
      </w:r>
      <w:r w:rsidR="00D73B10" w:rsidRPr="00341E98">
        <w:t>ge</w:t>
      </w:r>
      <w:proofErr w:type="spellEnd"/>
      <w:r w:rsidR="00D73B10" w:rsidRPr="00341E98">
        <w:t xml:space="preserve">’ </w:t>
      </w:r>
      <w:r w:rsidR="0035556D" w:rsidRPr="00341E98">
        <w:t>is</w:t>
      </w:r>
      <w:r w:rsidRPr="00341E98">
        <w:t xml:space="preserve"> the only person working in both ‘OOT’ and ‘KGD’</w:t>
      </w:r>
      <w:r w:rsidR="00B23CA5" w:rsidRPr="00341E98">
        <w:t xml:space="preserve">, two principal projects in the company. </w:t>
      </w:r>
      <w:r w:rsidR="00D73B10" w:rsidRPr="00341E98">
        <w:t>Thus, it is reasonable to i</w:t>
      </w:r>
      <w:r w:rsidR="0035556D" w:rsidRPr="00341E98">
        <w:t>nfer that developer ‘</w:t>
      </w:r>
      <w:proofErr w:type="spellStart"/>
      <w:r w:rsidR="0035556D" w:rsidRPr="00341E98">
        <w:t>cge</w:t>
      </w:r>
      <w:proofErr w:type="spellEnd"/>
      <w:r w:rsidR="0035556D" w:rsidRPr="00341E98">
        <w:t>’ plays</w:t>
      </w:r>
      <w:r w:rsidR="00B23CA5" w:rsidRPr="00341E98">
        <w:t xml:space="preserve"> a significant role for the information sharing in between.</w:t>
      </w:r>
    </w:p>
    <w:p w14:paraId="39D66EEB" w14:textId="77777777" w:rsidR="002D4136" w:rsidRPr="00341E98" w:rsidRDefault="002D4136" w:rsidP="001E4C9F">
      <w:pPr>
        <w:pStyle w:val="NormalWeb"/>
        <w:jc w:val="both"/>
        <w:rPr>
          <w:highlight w:val="yellow"/>
        </w:rPr>
      </w:pPr>
      <w:r w:rsidRPr="00341E98">
        <w:rPr>
          <w:noProof/>
          <w:lang w:eastAsia="en-US"/>
        </w:rPr>
        <w:lastRenderedPageBreak/>
        <w:drawing>
          <wp:inline distT="0" distB="0" distL="0" distR="0" wp14:anchorId="107B9013" wp14:editId="0D30E5E9">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726A0A21" w14:textId="13746F8D" w:rsidR="00641215" w:rsidRPr="00341E98" w:rsidRDefault="0035556D" w:rsidP="00D73B10">
      <w:pPr>
        <w:pStyle w:val="NormalWeb"/>
        <w:spacing w:before="0" w:beforeAutospacing="0" w:after="0" w:afterAutospacing="0"/>
        <w:jc w:val="center"/>
      </w:pPr>
      <w:r w:rsidRPr="00341E98">
        <w:rPr>
          <w:b/>
        </w:rPr>
        <w:t xml:space="preserve">Figure </w:t>
      </w:r>
      <w:r w:rsidR="007D46F3" w:rsidRPr="00341E98">
        <w:rPr>
          <w:b/>
        </w:rPr>
        <w:t>11</w:t>
      </w:r>
      <w:r w:rsidR="00D73B10" w:rsidRPr="00341E98">
        <w:rPr>
          <w:b/>
        </w:rPr>
        <w:t xml:space="preserve">. </w:t>
      </w:r>
      <w:r w:rsidR="00D73B10" w:rsidRPr="00341E98">
        <w:t>Developer ‘</w:t>
      </w:r>
      <w:proofErr w:type="spellStart"/>
      <w:r w:rsidR="00D73B10" w:rsidRPr="00341E98">
        <w:t>cge</w:t>
      </w:r>
      <w:proofErr w:type="spellEnd"/>
      <w:r w:rsidR="00D73B10" w:rsidRPr="00341E98">
        <w:t>’ and corresponding connections</w:t>
      </w:r>
    </w:p>
    <w:p w14:paraId="69138F3E" w14:textId="77777777" w:rsidR="00802027" w:rsidRPr="00341E98" w:rsidRDefault="00802027" w:rsidP="00A849A0">
      <w:pPr>
        <w:pStyle w:val="NormalWeb"/>
        <w:jc w:val="both"/>
      </w:pPr>
    </w:p>
    <w:p w14:paraId="2E6B3616" w14:textId="77777777" w:rsidR="00802027" w:rsidRPr="00341E98" w:rsidRDefault="00802027" w:rsidP="00C84FA4">
      <w:pPr>
        <w:pStyle w:val="NormalWeb"/>
        <w:numPr>
          <w:ilvl w:val="2"/>
          <w:numId w:val="14"/>
        </w:numPr>
        <w:jc w:val="both"/>
        <w:rPr>
          <w:b/>
        </w:rPr>
      </w:pPr>
      <w:r w:rsidRPr="00341E98">
        <w:rPr>
          <w:b/>
        </w:rPr>
        <w:t>Eigenvector Centrality</w:t>
      </w:r>
    </w:p>
    <w:p w14:paraId="6206A76E" w14:textId="0F950B00" w:rsidR="0032304C" w:rsidRPr="00341E98" w:rsidRDefault="00857A2D" w:rsidP="00923CB1">
      <w:pPr>
        <w:pStyle w:val="NormalWeb"/>
        <w:jc w:val="both"/>
      </w:pPr>
      <w:bookmarkStart w:id="35" w:name="_Hlk487727634"/>
      <w:r w:rsidRPr="00341E98">
        <w:t xml:space="preserve">Eigenvector </w:t>
      </w:r>
      <w:bookmarkEnd w:id="35"/>
      <w:r w:rsidRPr="00341E98">
        <w:t>C</w:t>
      </w:r>
      <w:r w:rsidR="007109F4" w:rsidRPr="00341E98">
        <w:t>entrality</w:t>
      </w:r>
      <w:r w:rsidR="007C3E0E" w:rsidRPr="00341E98">
        <w:t xml:space="preserve"> </w:t>
      </w:r>
      <w:r w:rsidR="00745E04" w:rsidRPr="00341E98">
        <w:t xml:space="preserve">is </w:t>
      </w:r>
      <w:r w:rsidR="003378E0" w:rsidRPr="00341E98">
        <w:t xml:space="preserve">a measurement </w:t>
      </w:r>
      <w:r w:rsidR="006C3FC6" w:rsidRPr="00341E98">
        <w:t xml:space="preserve">revealing </w:t>
      </w:r>
      <w:r w:rsidR="003378E0" w:rsidRPr="00341E98">
        <w:rPr>
          <w:rFonts w:hint="eastAsia"/>
        </w:rPr>
        <w:t>neighbors</w:t>
      </w:r>
      <w:r w:rsidR="003378E0" w:rsidRPr="00341E98">
        <w:t xml:space="preserve">’ quantity and </w:t>
      </w:r>
      <w:r w:rsidR="009C6953" w:rsidRPr="00341E98">
        <w:t xml:space="preserve">quality </w:t>
      </w:r>
      <w:r w:rsidR="000041EF" w:rsidRPr="00341E98">
        <w:t>(</w:t>
      </w:r>
      <w:r w:rsidR="00BC65F2" w:rsidRPr="00341E98">
        <w:rPr>
          <w:highlight w:val="yellow"/>
        </w:rPr>
        <w:t>Newman 2001</w:t>
      </w:r>
      <w:r w:rsidR="000041EF" w:rsidRPr="00341E98">
        <w:rPr>
          <w:highlight w:val="yellow"/>
        </w:rPr>
        <w:t>)</w:t>
      </w:r>
      <w:r w:rsidR="009C6953" w:rsidRPr="00341E98">
        <w:t xml:space="preserve">. A </w:t>
      </w:r>
      <w:r w:rsidR="006F3C54" w:rsidRPr="00341E98">
        <w:t xml:space="preserve">high eigenvector score is resulted from </w:t>
      </w:r>
      <w:proofErr w:type="gramStart"/>
      <w:r w:rsidR="006F3C54" w:rsidRPr="00341E98">
        <w:t xml:space="preserve">a </w:t>
      </w:r>
      <w:r w:rsidR="00381BA4" w:rsidRPr="00341E98">
        <w:t>large</w:t>
      </w:r>
      <w:r w:rsidR="006F3C54" w:rsidRPr="00341E98">
        <w:t xml:space="preserve"> number of</w:t>
      </w:r>
      <w:proofErr w:type="gramEnd"/>
      <w:r w:rsidR="006F3C54" w:rsidRPr="00341E98">
        <w:t xml:space="preserve"> high-quality neighbors.</w:t>
      </w:r>
      <w:r w:rsidR="00C35467" w:rsidRPr="00341E98">
        <w:t xml:space="preserve"> </w:t>
      </w:r>
      <w:r w:rsidR="00D34B35" w:rsidRPr="00341E98">
        <w:t xml:space="preserve">High-quality developers can be described as those involving in one or several </w:t>
      </w:r>
      <w:r w:rsidR="009C6953" w:rsidRPr="00341E98">
        <w:t>principal</w:t>
      </w:r>
      <w:r w:rsidR="00D34B35" w:rsidRPr="00341E98">
        <w:t xml:space="preserve"> projects, or participating in </w:t>
      </w:r>
      <w:r w:rsidR="00C35467" w:rsidRPr="00341E98">
        <w:t>diversified</w:t>
      </w:r>
      <w:r w:rsidR="00D34B35" w:rsidRPr="00341E98">
        <w:t xml:space="preserve"> projects, by which they interact with many people in the network.</w:t>
      </w:r>
      <w:r w:rsidR="00C35467" w:rsidRPr="00341E98">
        <w:t xml:space="preserve"> Correspondingly, low-quality developers are those</w:t>
      </w:r>
      <w:r w:rsidR="00BB4588" w:rsidRPr="00341E98">
        <w:t xml:space="preserve"> engaging in unitary or individual projects</w:t>
      </w:r>
      <w:r w:rsidR="00C35467" w:rsidRPr="00341E98">
        <w:t xml:space="preserve">, by which they </w:t>
      </w:r>
      <w:r w:rsidR="00BB4588" w:rsidRPr="00341E98">
        <w:t>collaborate with few others</w:t>
      </w:r>
      <w:r w:rsidR="00C35467" w:rsidRPr="00341E98">
        <w:t xml:space="preserve"> in the network.</w:t>
      </w:r>
    </w:p>
    <w:p w14:paraId="34522511" w14:textId="69B0E2A2" w:rsidR="0059727B" w:rsidRPr="00341E98" w:rsidRDefault="009C6953" w:rsidP="0059727B">
      <w:pPr>
        <w:pStyle w:val="NormalWeb"/>
        <w:jc w:val="both"/>
      </w:pPr>
      <w:r w:rsidRPr="00341E98">
        <w:t xml:space="preserve">As it </w:t>
      </w:r>
      <w:r w:rsidR="0032304C" w:rsidRPr="00341E98">
        <w:t xml:space="preserve">shown in </w:t>
      </w:r>
      <w:r w:rsidR="007D46F3" w:rsidRPr="00341E98">
        <w:t>Figure 12</w:t>
      </w:r>
      <w:r w:rsidR="00A849A0" w:rsidRPr="00341E98">
        <w:t xml:space="preserve">, nodes colored in blue are those with highest Eigenvector. </w:t>
      </w:r>
      <w:r w:rsidRPr="00341E98">
        <w:t>We find that t</w:t>
      </w:r>
      <w:r w:rsidR="00A849A0" w:rsidRPr="00341E98">
        <w:t xml:space="preserve">hey </w:t>
      </w:r>
      <w:r w:rsidR="006C3FC6" w:rsidRPr="00341E98">
        <w:t>are</w:t>
      </w:r>
      <w:r w:rsidR="000307DA" w:rsidRPr="00341E98">
        <w:t xml:space="preserve"> </w:t>
      </w:r>
      <w:r w:rsidR="00A849A0" w:rsidRPr="00341E98">
        <w:t>widely positioned among different subcomponents</w:t>
      </w:r>
      <w:r w:rsidR="000307DA" w:rsidRPr="00341E98">
        <w:t xml:space="preserve"> in the graph</w:t>
      </w:r>
      <w:r w:rsidR="0032304C" w:rsidRPr="00341E98">
        <w:t xml:space="preserve"> and </w:t>
      </w:r>
      <w:proofErr w:type="gramStart"/>
      <w:r w:rsidR="0059727B" w:rsidRPr="00341E98">
        <w:t>are connecte</w:t>
      </w:r>
      <w:r w:rsidR="0032304C" w:rsidRPr="00341E98">
        <w:t>d with</w:t>
      </w:r>
      <w:proofErr w:type="gramEnd"/>
      <w:r w:rsidR="0032304C" w:rsidRPr="00341E98">
        <w:t xml:space="preserve"> different sets of nodes.</w:t>
      </w:r>
    </w:p>
    <w:p w14:paraId="4E64CB8D" w14:textId="77777777" w:rsidR="00857A2D" w:rsidRPr="00341E98" w:rsidRDefault="0059727B" w:rsidP="0059727B">
      <w:pPr>
        <w:pStyle w:val="NormalWeb"/>
        <w:jc w:val="center"/>
        <w:rPr>
          <w:strike/>
        </w:rPr>
      </w:pPr>
      <w:r w:rsidRPr="00341E98">
        <w:rPr>
          <w:noProof/>
          <w:lang w:eastAsia="en-US"/>
        </w:rPr>
        <w:lastRenderedPageBreak/>
        <mc:AlternateContent>
          <mc:Choice Requires="wps">
            <w:drawing>
              <wp:anchor distT="0" distB="0" distL="114300" distR="114300" simplePos="0" relativeHeight="251583488" behindDoc="0" locked="0" layoutInCell="1" allowOverlap="1" wp14:anchorId="3B96B679" wp14:editId="27F0DBB6">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77039C6"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B679" id="Text Box 59" o:spid="_x0000_s1069" type="#_x0000_t202" style="position:absolute;left:0;text-align:left;margin-left:183pt;margin-top:138.6pt;width:40.5pt;height:4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" filled="f" strokecolor="black [3213]" strokeweight="1pt">
                <v:textbox style="layout-flow:vertical-ideographic">
                  <w:txbxContent>
                    <w:p w14:paraId="777039C6" w14:textId="77777777" w:rsidR="00BF6C55" w:rsidRDefault="00BF6C55" w:rsidP="0059727B"/>
                  </w:txbxContent>
                </v:textbox>
              </v:shape>
            </w:pict>
          </mc:Fallback>
        </mc:AlternateContent>
      </w:r>
      <w:r w:rsidRPr="00341E98">
        <w:rPr>
          <w:noProof/>
          <w:lang w:eastAsia="en-US"/>
        </w:rPr>
        <mc:AlternateContent>
          <mc:Choice Requires="wps">
            <w:drawing>
              <wp:anchor distT="0" distB="0" distL="114300" distR="114300" simplePos="0" relativeHeight="251592704" behindDoc="0" locked="0" layoutInCell="1" allowOverlap="1" wp14:anchorId="63B5578F" wp14:editId="5E299435">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764C52AE"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578F" id="Text Box 61" o:spid="_x0000_s1070" type="#_x0000_t202" style="position:absolute;left:0;text-align:left;margin-left:132pt;margin-top:137.1pt;width:35.5pt;height:10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" filled="f" strokecolor="#002060" strokeweight="1pt">
                <v:textbox style="layout-flow:vertical-ideographic">
                  <w:txbxContent>
                    <w:p w14:paraId="764C52AE" w14:textId="77777777" w:rsidR="00BF6C55" w:rsidRDefault="00BF6C55" w:rsidP="0059727B"/>
                  </w:txbxContent>
                </v:textbox>
              </v:shape>
            </w:pict>
          </mc:Fallback>
        </mc:AlternateContent>
      </w:r>
      <w:r w:rsidRPr="00341E98">
        <w:rPr>
          <w:noProof/>
          <w:lang w:eastAsia="en-US"/>
        </w:rPr>
        <mc:AlternateContent>
          <mc:Choice Requires="wps">
            <w:drawing>
              <wp:anchor distT="0" distB="0" distL="114300" distR="114300" simplePos="0" relativeHeight="251582464" behindDoc="0" locked="0" layoutInCell="1" allowOverlap="1" wp14:anchorId="23F58C54" wp14:editId="7C278CD7">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2D15A327"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8C54" id="Text Box 58" o:spid="_x0000_s1071" type="#_x0000_t202" style="position:absolute;left:0;text-align:left;margin-left:189pt;margin-top:186.6pt;width:64pt;height:8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Bh&#10;zZkcSgIAAIcEAAAOAAAAAAAAAAAAAAAAAC4CAABkcnMvZTJvRG9jLnhtbFBLAQItABQABgAIAAAA&#10;IQAqcoP94AAAAAsBAAAPAAAAAAAAAAAAAAAAAKQEAABkcnMvZG93bnJldi54bWxQSwUGAAAAAAQA&#10;BADzAAAAsQUAAAAA&#10;" filled="f" strokecolor="#c00000" strokeweight="1pt">
                <v:textbox style="layout-flow:vertical-ideographic">
                  <w:txbxContent>
                    <w:p w14:paraId="2D15A327" w14:textId="77777777" w:rsidR="00BF6C55" w:rsidRDefault="00BF6C55" w:rsidP="0059727B"/>
                  </w:txbxContent>
                </v:textbox>
              </v:shape>
            </w:pict>
          </mc:Fallback>
        </mc:AlternateContent>
      </w:r>
      <w:r w:rsidRPr="00341E98">
        <w:rPr>
          <w:noProof/>
          <w:lang w:eastAsia="en-US"/>
        </w:rPr>
        <mc:AlternateContent>
          <mc:Choice Requires="wps">
            <w:drawing>
              <wp:anchor distT="0" distB="0" distL="114300" distR="114300" simplePos="0" relativeHeight="251580416" behindDoc="0" locked="0" layoutInCell="1" allowOverlap="1" wp14:anchorId="2F227322" wp14:editId="14532146">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EE91954"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7322" id="Text Box 57" o:spid="_x0000_s1072" type="#_x0000_t202" style="position:absolute;left:0;text-align:left;margin-left:260.5pt;margin-top:142.6pt;width:146pt;height:1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" filled="f" strokecolor="#002060" strokeweight="1pt">
                <v:textbox style="layout-flow:vertical-ideographic">
                  <w:txbxContent>
                    <w:p w14:paraId="2EE91954" w14:textId="77777777" w:rsidR="00BF6C55" w:rsidRDefault="00BF6C55" w:rsidP="0059727B"/>
                  </w:txbxContent>
                </v:textbox>
              </v:shape>
            </w:pict>
          </mc:Fallback>
        </mc:AlternateContent>
      </w:r>
      <w:r w:rsidRPr="00341E98">
        <w:rPr>
          <w:noProof/>
          <w:lang w:eastAsia="en-US"/>
        </w:rPr>
        <mc:AlternateContent>
          <mc:Choice Requires="wps">
            <w:drawing>
              <wp:anchor distT="0" distB="0" distL="114300" distR="114300" simplePos="0" relativeHeight="251579392" behindDoc="0" locked="0" layoutInCell="1" allowOverlap="1" wp14:anchorId="55F47B71" wp14:editId="543035FF">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4C32B416"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B71" id="Text Box 56" o:spid="_x0000_s1073" type="#_x0000_t202" style="position:absolute;left:0;text-align:left;margin-left:255pt;margin-top:95.6pt;width:52pt;height:4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rK2t&#10;kkgCAACGBAAADgAAAAAAAAAAAAAAAAAuAgAAZHJzL2Uyb0RvYy54bWxQSwECLQAUAAYACAAAACEA&#10;q6bmsuAAAAALAQAADwAAAAAAAAAAAAAAAACiBAAAZHJzL2Rvd25yZXYueG1sUEsFBgAAAAAEAAQA&#10;8wAAAK8FAAAAAA==&#10;" filled="f" strokecolor="#00b0f0" strokeweight="1pt">
                <v:textbox style="layout-flow:vertical-ideographic">
                  <w:txbxContent>
                    <w:p w14:paraId="4C32B416" w14:textId="77777777" w:rsidR="00BF6C55" w:rsidRDefault="00BF6C55" w:rsidP="0059727B"/>
                  </w:txbxContent>
                </v:textbox>
              </v:shape>
            </w:pict>
          </mc:Fallback>
        </mc:AlternateContent>
      </w:r>
      <w:r w:rsidRPr="00341E98">
        <w:rPr>
          <w:noProof/>
          <w:lang w:eastAsia="en-US"/>
        </w:rPr>
        <mc:AlternateContent>
          <mc:Choice Requires="wps">
            <w:drawing>
              <wp:anchor distT="0" distB="0" distL="114300" distR="114300" simplePos="0" relativeHeight="251578368" behindDoc="0" locked="0" layoutInCell="1" allowOverlap="1" wp14:anchorId="21BEF424" wp14:editId="589460FC">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63BA27DE" w14:textId="77777777" w:rsidR="00BF6C55" w:rsidRDefault="00BF6C5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F424" id="Text Box 55" o:spid="_x0000_s1074" type="#_x0000_t202" style="position:absolute;left:0;text-align:left;margin-left:244.5pt;margin-top:49.6pt;width:49.5pt;height:30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" filled="f" strokecolor="#bf8f00 [2407]" strokeweight="1pt">
                <v:textbox style="layout-flow:vertical-ideographic">
                  <w:txbxContent>
                    <w:p w14:paraId="63BA27DE" w14:textId="77777777" w:rsidR="00BF6C55" w:rsidRDefault="00BF6C55" w:rsidP="0059727B"/>
                  </w:txbxContent>
                </v:textbox>
              </v:shape>
            </w:pict>
          </mc:Fallback>
        </mc:AlternateContent>
      </w:r>
      <w:r w:rsidRPr="00341E98">
        <w:rPr>
          <w:noProof/>
          <w:lang w:eastAsia="en-US"/>
        </w:rPr>
        <w:drawing>
          <wp:inline distT="0" distB="0" distL="0" distR="0" wp14:anchorId="2675D854" wp14:editId="4F598C39">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0BE1B9EA" w14:textId="00A29747" w:rsidR="007C3E0E" w:rsidRPr="00341E98" w:rsidRDefault="007D46F3" w:rsidP="00961E1A">
      <w:pPr>
        <w:pStyle w:val="NormalWeb"/>
        <w:spacing w:before="0" w:beforeAutospacing="0" w:after="0" w:afterAutospacing="0"/>
        <w:jc w:val="center"/>
      </w:pPr>
      <w:r w:rsidRPr="00341E98">
        <w:rPr>
          <w:b/>
        </w:rPr>
        <w:t>Figure 12</w:t>
      </w:r>
      <w:r w:rsidR="007C3E0E" w:rsidRPr="00341E98">
        <w:rPr>
          <w:b/>
        </w:rPr>
        <w:t xml:space="preserve">. </w:t>
      </w:r>
      <w:r w:rsidR="007C3E0E" w:rsidRPr="00341E98">
        <w:t>Visualization of developers with high eigenvector scores</w:t>
      </w:r>
    </w:p>
    <w:p w14:paraId="6DA609BE" w14:textId="77777777" w:rsidR="00631D9D" w:rsidRPr="00341E98" w:rsidRDefault="00631D9D" w:rsidP="00923CB1">
      <w:pPr>
        <w:pStyle w:val="NormalWeb"/>
        <w:spacing w:before="0" w:beforeAutospacing="0" w:after="0" w:afterAutospacing="0"/>
        <w:jc w:val="both"/>
      </w:pPr>
    </w:p>
    <w:p w14:paraId="15D09FA8" w14:textId="69460339" w:rsidR="00631D9D" w:rsidRPr="00341E98" w:rsidRDefault="009C6953" w:rsidP="00923CB1">
      <w:pPr>
        <w:pStyle w:val="NormalWeb"/>
        <w:spacing w:before="0" w:beforeAutospacing="0" w:after="0" w:afterAutospacing="0"/>
        <w:jc w:val="both"/>
        <w:rPr>
          <w:rFonts w:eastAsiaTheme="minorEastAsia"/>
        </w:rPr>
      </w:pPr>
      <w:r w:rsidRPr="00341E98">
        <w:t>If looking at eigenvector and degree centrality together, as it shown in figure 1</w:t>
      </w:r>
      <w:r w:rsidR="007D46F3" w:rsidRPr="00341E98">
        <w:t>3</w:t>
      </w:r>
      <w:r w:rsidRPr="00341E98">
        <w:t>, we find</w:t>
      </w:r>
      <w:r w:rsidR="00631D9D" w:rsidRPr="00341E98">
        <w:t xml:space="preserve"> that most nodes </w:t>
      </w:r>
      <w:r w:rsidRPr="00341E98">
        <w:t>have</w:t>
      </w:r>
      <w:r w:rsidR="00631D9D" w:rsidRPr="00341E98">
        <w:t xml:space="preserve"> an eigenvector centrality of about zero. </w:t>
      </w:r>
      <w:r w:rsidR="005B0578" w:rsidRPr="00341E98">
        <w:t>Also, a</w:t>
      </w:r>
      <w:r w:rsidR="00631D9D" w:rsidRPr="00341E98">
        <w:t>lthough that ‘</w:t>
      </w:r>
      <w:proofErr w:type="spellStart"/>
      <w:r w:rsidR="00631D9D" w:rsidRPr="00341E98">
        <w:t>xev</w:t>
      </w:r>
      <w:proofErr w:type="spellEnd"/>
      <w:r w:rsidR="00631D9D" w:rsidRPr="00341E98">
        <w:t xml:space="preserve">’ has more than three times </w:t>
      </w:r>
      <w:r w:rsidR="0035556D" w:rsidRPr="00341E98">
        <w:t xml:space="preserve">of </w:t>
      </w:r>
      <w:r w:rsidR="00631D9D" w:rsidRPr="00341E98">
        <w:t>degree than ‘</w:t>
      </w:r>
      <w:proofErr w:type="spellStart"/>
      <w:r w:rsidR="00631D9D" w:rsidRPr="00341E98">
        <w:t>ouj</w:t>
      </w:r>
      <w:proofErr w:type="spellEnd"/>
      <w:r w:rsidR="00631D9D" w:rsidRPr="00341E98">
        <w:t>’, ‘</w:t>
      </w:r>
      <w:proofErr w:type="spellStart"/>
      <w:r w:rsidR="00631D9D" w:rsidRPr="00341E98">
        <w:t>ouj</w:t>
      </w:r>
      <w:proofErr w:type="spellEnd"/>
      <w:r w:rsidR="00631D9D" w:rsidRPr="00341E98">
        <w:t>’ has the largest eigenvector centrality while ‘</w:t>
      </w:r>
      <w:proofErr w:type="spellStart"/>
      <w:r w:rsidR="00631D9D" w:rsidRPr="00341E98">
        <w:t>xev</w:t>
      </w:r>
      <w:proofErr w:type="spellEnd"/>
      <w:r w:rsidR="00631D9D" w:rsidRPr="00341E98">
        <w:t>’ the least.</w:t>
      </w:r>
      <w:r w:rsidR="00CE73F6" w:rsidRPr="00341E98">
        <w:t xml:space="preserve"> </w:t>
      </w:r>
      <w:r w:rsidR="004A363C" w:rsidRPr="00341E98">
        <w:t>In addition, other than ‘</w:t>
      </w:r>
      <w:proofErr w:type="spellStart"/>
      <w:r w:rsidR="004A363C" w:rsidRPr="00341E98">
        <w:t>ouj</w:t>
      </w:r>
      <w:proofErr w:type="spellEnd"/>
      <w:r w:rsidR="004A363C" w:rsidRPr="00341E98">
        <w:t>’, developer ‘</w:t>
      </w:r>
      <w:proofErr w:type="spellStart"/>
      <w:r w:rsidR="004A363C" w:rsidRPr="00341E98">
        <w:t>amr</w:t>
      </w:r>
      <w:proofErr w:type="spellEnd"/>
      <w:r w:rsidR="004A363C" w:rsidRPr="00341E98">
        <w:t>’ and ‘</w:t>
      </w:r>
      <w:proofErr w:type="spellStart"/>
      <w:r w:rsidR="004A363C" w:rsidRPr="00341E98">
        <w:t>iiw</w:t>
      </w:r>
      <w:proofErr w:type="spellEnd"/>
      <w:r w:rsidR="004A363C" w:rsidRPr="00341E98">
        <w:t>’ are another two developers having high eigenvector centrality scores, while developer ‘</w:t>
      </w:r>
      <w:proofErr w:type="spellStart"/>
      <w:r w:rsidR="004A363C" w:rsidRPr="00341E98">
        <w:t>xev</w:t>
      </w:r>
      <w:proofErr w:type="spellEnd"/>
      <w:r w:rsidR="004A363C" w:rsidRPr="00341E98">
        <w:t>, ‘</w:t>
      </w:r>
      <w:proofErr w:type="spellStart"/>
      <w:r w:rsidR="004A363C" w:rsidRPr="00341E98">
        <w:t>cge</w:t>
      </w:r>
      <w:proofErr w:type="spellEnd"/>
      <w:r w:rsidR="004A363C" w:rsidRPr="00341E98">
        <w:t>’ and ‘</w:t>
      </w:r>
      <w:proofErr w:type="spellStart"/>
      <w:r w:rsidR="004A363C" w:rsidRPr="00341E98">
        <w:t>ulw</w:t>
      </w:r>
      <w:proofErr w:type="spellEnd"/>
      <w:r w:rsidR="004A363C" w:rsidRPr="00341E98">
        <w:t>’ have the lowest.</w:t>
      </w:r>
    </w:p>
    <w:p w14:paraId="7F89BD94" w14:textId="77777777" w:rsidR="00CE73F6" w:rsidRPr="00341E98" w:rsidRDefault="00631D9D" w:rsidP="00CE73F6">
      <w:pPr>
        <w:pStyle w:val="NormalWeb"/>
        <w:spacing w:before="0" w:beforeAutospacing="0" w:after="0" w:afterAutospacing="0"/>
        <w:jc w:val="center"/>
      </w:pPr>
      <w:r w:rsidRPr="00341E98">
        <w:rPr>
          <w:noProof/>
          <w:lang w:eastAsia="en-US"/>
        </w:rPr>
        <w:lastRenderedPageBreak/>
        <w:drawing>
          <wp:inline distT="0" distB="0" distL="0" distR="0" wp14:anchorId="10A12EA7" wp14:editId="39653708">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7">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14:paraId="623AD6E4" w14:textId="203B5A84" w:rsidR="00CE73F6" w:rsidRPr="00341E98" w:rsidRDefault="000041EF" w:rsidP="006C3FC6">
      <w:pPr>
        <w:pStyle w:val="NormalWeb"/>
        <w:spacing w:before="0" w:beforeAutospacing="0" w:after="0" w:afterAutospacing="0"/>
        <w:jc w:val="center"/>
      </w:pPr>
      <w:r w:rsidRPr="00341E98">
        <w:rPr>
          <w:b/>
        </w:rPr>
        <w:t>Figure 1</w:t>
      </w:r>
      <w:r w:rsidR="007D46F3" w:rsidRPr="00341E98">
        <w:rPr>
          <w:b/>
        </w:rPr>
        <w:t>3</w:t>
      </w:r>
      <w:r w:rsidR="006C3FC6" w:rsidRPr="00341E98">
        <w:rPr>
          <w:b/>
        </w:rPr>
        <w:t xml:space="preserve">. </w:t>
      </w:r>
      <w:ins w:id="36" w:author="Evangelos Katsamakas" w:date="2017-07-17T16:31:00Z">
        <w:r w:rsidR="005A1A6D" w:rsidRPr="00341E98">
          <w:t>S</w:t>
        </w:r>
      </w:ins>
      <w:r w:rsidR="006C3FC6" w:rsidRPr="00341E98">
        <w:t>catter plot of degree and eigenvector centrality</w:t>
      </w:r>
    </w:p>
    <w:p w14:paraId="0652DA0C" w14:textId="77777777" w:rsidR="00CE73F6" w:rsidRPr="00341E98" w:rsidRDefault="00CE73F6" w:rsidP="00CE73F6">
      <w:pPr>
        <w:pStyle w:val="NormalWeb"/>
        <w:spacing w:before="0" w:beforeAutospacing="0" w:after="0" w:afterAutospacing="0"/>
      </w:pPr>
    </w:p>
    <w:p w14:paraId="73AA999A" w14:textId="3A4751FA" w:rsidR="002B4572" w:rsidRPr="00341E98" w:rsidRDefault="006C3FC6" w:rsidP="000041EF">
      <w:pPr>
        <w:pStyle w:val="NormalWeb"/>
        <w:jc w:val="both"/>
      </w:pPr>
      <w:r w:rsidRPr="00341E98">
        <w:t>Furthermore, a</w:t>
      </w:r>
      <w:r w:rsidR="00372005" w:rsidRPr="00341E98">
        <w:t xml:space="preserve">s </w:t>
      </w:r>
      <w:r w:rsidRPr="00341E98">
        <w:t xml:space="preserve">it </w:t>
      </w:r>
      <w:r w:rsidR="00372005" w:rsidRPr="00341E98">
        <w:t xml:space="preserve">shown in </w:t>
      </w:r>
      <w:r w:rsidR="002149D7" w:rsidRPr="00341E98">
        <w:rPr>
          <w:highlight w:val="yellow"/>
        </w:rPr>
        <w:t>f</w:t>
      </w:r>
      <w:r w:rsidR="002B4572" w:rsidRPr="00341E98">
        <w:rPr>
          <w:highlight w:val="yellow"/>
        </w:rPr>
        <w:t>igure 1</w:t>
      </w:r>
      <w:r w:rsidR="007D46F3" w:rsidRPr="00341E98">
        <w:t>4</w:t>
      </w:r>
      <w:r w:rsidR="00372005" w:rsidRPr="00341E98">
        <w:t xml:space="preserve">, </w:t>
      </w:r>
      <w:r w:rsidR="002B4572" w:rsidRPr="00341E98">
        <w:t xml:space="preserve">developer </w:t>
      </w:r>
      <w:r w:rsidR="00372005" w:rsidRPr="00341E98">
        <w:t>‘</w:t>
      </w:r>
      <w:proofErr w:type="spellStart"/>
      <w:r w:rsidR="00372005" w:rsidRPr="00341E98">
        <w:t>ouj</w:t>
      </w:r>
      <w:proofErr w:type="spellEnd"/>
      <w:r w:rsidR="00372005" w:rsidRPr="00341E98">
        <w:t>’,’</w:t>
      </w:r>
      <w:proofErr w:type="spellStart"/>
      <w:r w:rsidR="00372005" w:rsidRPr="00341E98">
        <w:t>amr</w:t>
      </w:r>
      <w:proofErr w:type="spellEnd"/>
      <w:r w:rsidR="00372005" w:rsidRPr="00341E98">
        <w:t>’ and ‘</w:t>
      </w:r>
      <w:proofErr w:type="spellStart"/>
      <w:r w:rsidR="00372005" w:rsidRPr="00341E98">
        <w:t>iiw</w:t>
      </w:r>
      <w:proofErr w:type="spellEnd"/>
      <w:r w:rsidR="00372005" w:rsidRPr="00341E98">
        <w:t xml:space="preserve">’ </w:t>
      </w:r>
      <w:r w:rsidR="00CE73F6" w:rsidRPr="00341E98">
        <w:t xml:space="preserve">intensively </w:t>
      </w:r>
      <w:r w:rsidR="004A363C" w:rsidRPr="00341E98">
        <w:t>share</w:t>
      </w:r>
      <w:r w:rsidR="00CE73F6" w:rsidRPr="00341E98">
        <w:t xml:space="preserve"> projects. It can be therefore</w:t>
      </w:r>
      <w:r w:rsidRPr="00341E98">
        <w:t xml:space="preserve"> implied that those shared</w:t>
      </w:r>
      <w:r w:rsidR="00CE73F6" w:rsidRPr="00341E98">
        <w:t xml:space="preserve"> projects </w:t>
      </w:r>
      <w:r w:rsidR="002B4572" w:rsidRPr="00341E98">
        <w:t>are</w:t>
      </w:r>
      <w:r w:rsidR="00D34B35" w:rsidRPr="00341E98">
        <w:t xml:space="preserve"> </w:t>
      </w:r>
      <w:r w:rsidR="00CE73F6" w:rsidRPr="00341E98">
        <w:t xml:space="preserve">worked by </w:t>
      </w:r>
      <w:r w:rsidRPr="00341E98">
        <w:t xml:space="preserve">a lot of </w:t>
      </w:r>
      <w:r w:rsidR="00D34B35" w:rsidRPr="00341E98">
        <w:t>high-quality developers, bringing those three developers</w:t>
      </w:r>
      <w:r w:rsidRPr="00341E98">
        <w:t xml:space="preserve"> high-quality neighbors and thus high eigenvector centrality.</w:t>
      </w:r>
      <w:r w:rsidR="00372005" w:rsidRPr="00341E98">
        <w:t xml:space="preserve"> </w:t>
      </w:r>
    </w:p>
    <w:p w14:paraId="3383C372" w14:textId="386F5A8D" w:rsidR="00CE73F6" w:rsidRPr="00341E98" w:rsidRDefault="00372005" w:rsidP="000041EF">
      <w:pPr>
        <w:pStyle w:val="NormalWeb"/>
        <w:jc w:val="both"/>
      </w:pPr>
      <w:r w:rsidRPr="00341E98">
        <w:t xml:space="preserve">On the contrary, </w:t>
      </w:r>
      <w:r w:rsidR="007D46F3" w:rsidRPr="00341E98">
        <w:t>as it shown in figure 15</w:t>
      </w:r>
      <w:r w:rsidR="002149D7" w:rsidRPr="00341E98">
        <w:t xml:space="preserve">, </w:t>
      </w:r>
      <w:r w:rsidR="002B4572" w:rsidRPr="00341E98">
        <w:t xml:space="preserve">developer </w:t>
      </w:r>
      <w:r w:rsidRPr="00341E98">
        <w:t>‘</w:t>
      </w:r>
      <w:proofErr w:type="spellStart"/>
      <w:r w:rsidRPr="00341E98">
        <w:t>cge</w:t>
      </w:r>
      <w:proofErr w:type="spellEnd"/>
      <w:r w:rsidRPr="00341E98">
        <w:t>’ and ‘</w:t>
      </w:r>
      <w:proofErr w:type="spellStart"/>
      <w:r w:rsidRPr="00341E98">
        <w:t>ulw</w:t>
      </w:r>
      <w:proofErr w:type="spellEnd"/>
      <w:r w:rsidRPr="00341E98">
        <w:t xml:space="preserve">’ </w:t>
      </w:r>
      <w:r w:rsidR="002B4572" w:rsidRPr="00341E98">
        <w:t>share</w:t>
      </w:r>
      <w:r w:rsidR="006C3FC6" w:rsidRPr="00341E98">
        <w:t xml:space="preserve"> only one project, ‘KGD’. </w:t>
      </w:r>
      <w:r w:rsidR="00EB40A0">
        <w:t>Chances are</w:t>
      </w:r>
      <w:r w:rsidR="00C35467" w:rsidRPr="00341E98">
        <w:t xml:space="preserve"> that </w:t>
      </w:r>
      <w:r w:rsidRPr="00341E98">
        <w:t xml:space="preserve">‘KGD’ </w:t>
      </w:r>
      <w:r w:rsidR="002B4572" w:rsidRPr="00341E98">
        <w:t>is</w:t>
      </w:r>
      <w:r w:rsidRPr="00341E98">
        <w:t xml:space="preserve"> a project worked by </w:t>
      </w:r>
      <w:r w:rsidR="006C3FC6" w:rsidRPr="00341E98">
        <w:t>plenty of low-quality developers, giving both ‘</w:t>
      </w:r>
      <w:proofErr w:type="spellStart"/>
      <w:r w:rsidR="006C3FC6" w:rsidRPr="00341E98">
        <w:t>cge</w:t>
      </w:r>
      <w:proofErr w:type="spellEnd"/>
      <w:r w:rsidR="006C3FC6" w:rsidRPr="00341E98">
        <w:t>’ and ‘</w:t>
      </w:r>
      <w:proofErr w:type="spellStart"/>
      <w:r w:rsidR="006C3FC6" w:rsidRPr="00341E98">
        <w:t>ulw</w:t>
      </w:r>
      <w:proofErr w:type="spellEnd"/>
      <w:r w:rsidR="006C3FC6" w:rsidRPr="00341E98">
        <w:t>’ low-quality neighbors and thus low eigenvector centrality.</w:t>
      </w:r>
    </w:p>
    <w:p w14:paraId="60EDB205" w14:textId="77777777" w:rsidR="00D34B35" w:rsidRPr="00341E98" w:rsidRDefault="00D34B35" w:rsidP="00CE73F6">
      <w:pPr>
        <w:pStyle w:val="NormalWeb"/>
      </w:pPr>
    </w:p>
    <w:p w14:paraId="19D36035" w14:textId="77777777" w:rsidR="00CE73F6" w:rsidRPr="00341E98" w:rsidRDefault="00CE73F6" w:rsidP="00CE73F6">
      <w:pPr>
        <w:pStyle w:val="NormalWeb"/>
        <w:spacing w:before="0" w:beforeAutospacing="0" w:after="0" w:afterAutospacing="0"/>
      </w:pPr>
    </w:p>
    <w:p w14:paraId="5D1E846E" w14:textId="77777777" w:rsidR="00CE73F6" w:rsidRPr="00341E98" w:rsidRDefault="00CE73F6" w:rsidP="00631D9D">
      <w:pPr>
        <w:pStyle w:val="NormalWeb"/>
        <w:spacing w:before="0" w:beforeAutospacing="0" w:after="0" w:afterAutospacing="0"/>
        <w:jc w:val="center"/>
      </w:pPr>
      <w:r w:rsidRPr="00341E98">
        <w:rPr>
          <w:noProof/>
          <w:lang w:eastAsia="en-US"/>
        </w:rPr>
        <w:lastRenderedPageBreak/>
        <w:drawing>
          <wp:inline distT="0" distB="0" distL="0" distR="0" wp14:anchorId="7380EF1B" wp14:editId="7AFCFCF4">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8">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14:paraId="76CB4C1F" w14:textId="6F4AC6B6" w:rsidR="006C3FC6" w:rsidRPr="00341E98" w:rsidRDefault="007D46F3" w:rsidP="006C3FC6">
      <w:pPr>
        <w:pStyle w:val="NormalWeb"/>
        <w:spacing w:before="0" w:beforeAutospacing="0" w:after="0" w:afterAutospacing="0"/>
        <w:jc w:val="center"/>
      </w:pPr>
      <w:r w:rsidRPr="00341E98">
        <w:rPr>
          <w:b/>
        </w:rPr>
        <w:t>Figure 14</w:t>
      </w:r>
      <w:r w:rsidR="006C3FC6" w:rsidRPr="00341E98">
        <w:rPr>
          <w:b/>
        </w:rPr>
        <w:t xml:space="preserve">. </w:t>
      </w:r>
      <w:r w:rsidR="006C3FC6" w:rsidRPr="00341E98">
        <w:t>Developer ‘</w:t>
      </w:r>
      <w:proofErr w:type="spellStart"/>
      <w:r w:rsidR="006C3FC6" w:rsidRPr="00341E98">
        <w:t>ouj</w:t>
      </w:r>
      <w:proofErr w:type="spellEnd"/>
      <w:r w:rsidR="006C3FC6" w:rsidRPr="00341E98">
        <w:t>’,’</w:t>
      </w:r>
      <w:proofErr w:type="spellStart"/>
      <w:r w:rsidR="006C3FC6" w:rsidRPr="00341E98">
        <w:t>amr</w:t>
      </w:r>
      <w:proofErr w:type="spellEnd"/>
      <w:r w:rsidR="006C3FC6" w:rsidRPr="00341E98">
        <w:t>’ and ‘</w:t>
      </w:r>
      <w:proofErr w:type="spellStart"/>
      <w:r w:rsidR="006C3FC6" w:rsidRPr="00341E98">
        <w:t>iiw</w:t>
      </w:r>
      <w:proofErr w:type="spellEnd"/>
      <w:r w:rsidR="006C3FC6" w:rsidRPr="00341E98">
        <w:t xml:space="preserve">’ </w:t>
      </w:r>
      <w:r w:rsidR="00E05545" w:rsidRPr="00341E98">
        <w:t>share a lot of projects.</w:t>
      </w:r>
    </w:p>
    <w:p w14:paraId="70342B22" w14:textId="77777777" w:rsidR="006C3FC6" w:rsidRPr="00341E98" w:rsidRDefault="006C3FC6" w:rsidP="00631D9D">
      <w:pPr>
        <w:pStyle w:val="NormalWeb"/>
        <w:spacing w:before="0" w:beforeAutospacing="0" w:after="0" w:afterAutospacing="0"/>
        <w:jc w:val="center"/>
      </w:pPr>
    </w:p>
    <w:p w14:paraId="1C67AA85" w14:textId="77777777" w:rsidR="00372005" w:rsidRPr="00341E98" w:rsidRDefault="00372005" w:rsidP="00372005">
      <w:pPr>
        <w:pStyle w:val="NormalWeb"/>
        <w:spacing w:before="0" w:beforeAutospacing="0" w:after="0" w:afterAutospacing="0"/>
      </w:pPr>
    </w:p>
    <w:p w14:paraId="50056AD6" w14:textId="77777777" w:rsidR="00BB4588" w:rsidRPr="00341E98" w:rsidRDefault="00372005" w:rsidP="00BB4588">
      <w:pPr>
        <w:pStyle w:val="NormalWeb"/>
        <w:spacing w:before="0" w:beforeAutospacing="0" w:after="0" w:afterAutospacing="0"/>
        <w:jc w:val="center"/>
      </w:pPr>
      <w:r w:rsidRPr="00341E98">
        <w:rPr>
          <w:noProof/>
          <w:lang w:eastAsia="en-US"/>
        </w:rPr>
        <w:drawing>
          <wp:inline distT="0" distB="0" distL="0" distR="0" wp14:anchorId="2A170371" wp14:editId="56810EAE">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9">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14:paraId="7AE06842" w14:textId="5FCF0C39" w:rsidR="002149D7" w:rsidRPr="00341E98" w:rsidRDefault="007D46F3" w:rsidP="002149D7">
      <w:pPr>
        <w:pStyle w:val="NormalWeb"/>
        <w:spacing w:before="0" w:beforeAutospacing="0" w:after="0" w:afterAutospacing="0"/>
        <w:jc w:val="center"/>
      </w:pPr>
      <w:r w:rsidRPr="00341E98">
        <w:rPr>
          <w:b/>
        </w:rPr>
        <w:lastRenderedPageBreak/>
        <w:t>Figure 15</w:t>
      </w:r>
      <w:r w:rsidR="002149D7" w:rsidRPr="00341E98">
        <w:rPr>
          <w:b/>
        </w:rPr>
        <w:t xml:space="preserve">. </w:t>
      </w:r>
      <w:r w:rsidR="002149D7" w:rsidRPr="00341E98">
        <w:t>Developer ‘</w:t>
      </w:r>
      <w:proofErr w:type="spellStart"/>
      <w:r w:rsidR="002149D7" w:rsidRPr="00341E98">
        <w:t>cge</w:t>
      </w:r>
      <w:proofErr w:type="spellEnd"/>
      <w:r w:rsidR="002149D7" w:rsidRPr="00341E98">
        <w:t>’ and ‘</w:t>
      </w:r>
      <w:proofErr w:type="spellStart"/>
      <w:r w:rsidR="002149D7" w:rsidRPr="00341E98">
        <w:t>ulw</w:t>
      </w:r>
      <w:proofErr w:type="spellEnd"/>
      <w:r w:rsidR="002149D7" w:rsidRPr="00341E98">
        <w:t xml:space="preserve">’ </w:t>
      </w:r>
      <w:r w:rsidR="00E05545" w:rsidRPr="00341E98">
        <w:t>share one large project ‘KGD’.</w:t>
      </w:r>
    </w:p>
    <w:p w14:paraId="0E0CA7FC" w14:textId="77777777" w:rsidR="002149D7" w:rsidRPr="00341E98" w:rsidRDefault="002149D7" w:rsidP="00BB4588">
      <w:pPr>
        <w:pStyle w:val="NormalWeb"/>
        <w:spacing w:before="0" w:beforeAutospacing="0" w:after="0" w:afterAutospacing="0"/>
        <w:jc w:val="center"/>
      </w:pPr>
    </w:p>
    <w:p w14:paraId="169539B4" w14:textId="77777777" w:rsidR="00BB4588" w:rsidRPr="00341E98" w:rsidRDefault="00BB4588" w:rsidP="00BB4588">
      <w:pPr>
        <w:pStyle w:val="NormalWeb"/>
        <w:spacing w:before="0" w:beforeAutospacing="0" w:after="0" w:afterAutospacing="0"/>
        <w:jc w:val="center"/>
      </w:pPr>
    </w:p>
    <w:p w14:paraId="75D368FB" w14:textId="77777777" w:rsidR="00BB4588" w:rsidRPr="00341E98" w:rsidRDefault="00482A4B" w:rsidP="00BB4588">
      <w:pPr>
        <w:pStyle w:val="NormalWeb"/>
        <w:numPr>
          <w:ilvl w:val="1"/>
          <w:numId w:val="14"/>
        </w:numPr>
        <w:jc w:val="both"/>
        <w:rPr>
          <w:b/>
        </w:rPr>
      </w:pPr>
      <w:r w:rsidRPr="00341E98">
        <w:rPr>
          <w:b/>
        </w:rPr>
        <w:t>Community Detection</w:t>
      </w:r>
    </w:p>
    <w:p w14:paraId="65E027BB" w14:textId="5B208392" w:rsidR="000041EF" w:rsidRPr="00341E98" w:rsidRDefault="000041EF" w:rsidP="000041EF">
      <w:pPr>
        <w:pStyle w:val="NormalWeb"/>
        <w:spacing w:before="0" w:beforeAutospacing="0" w:after="0" w:afterAutospacing="0"/>
        <w:jc w:val="both"/>
      </w:pPr>
      <w:r w:rsidRPr="00341E98">
        <w:t>Communit</w:t>
      </w:r>
      <w:r w:rsidRPr="00341E98">
        <w:rPr>
          <w:rFonts w:eastAsiaTheme="minorEastAsia"/>
        </w:rPr>
        <w:t>ies</w:t>
      </w:r>
      <w:r w:rsidRPr="00341E98">
        <w:t xml:space="preserve"> in a network are groups of nodes internally connect</w:t>
      </w:r>
      <w:r w:rsidR="00E05545" w:rsidRPr="00341E98">
        <w:t xml:space="preserve">ed or nodes sharing attributes </w:t>
      </w:r>
      <w:r w:rsidRPr="00341E98">
        <w:rPr>
          <w:highlight w:val="yellow"/>
        </w:rPr>
        <w:t>(Girvan and Newman 2002)</w:t>
      </w:r>
      <w:r w:rsidR="00E05545" w:rsidRPr="00341E98">
        <w:t>.</w:t>
      </w:r>
      <w:r w:rsidRPr="00341E98">
        <w:t xml:space="preserve"> Detecting communities provides insights regarding the overall network structure, behavioral pattern</w:t>
      </w:r>
      <w:r w:rsidR="004A363C" w:rsidRPr="00341E98">
        <w:t xml:space="preserve">s of nodes and their relations </w:t>
      </w:r>
      <w:r w:rsidRPr="00341E98">
        <w:t>(</w:t>
      </w:r>
      <w:r w:rsidRPr="00341E98">
        <w:rPr>
          <w:highlight w:val="yellow"/>
        </w:rPr>
        <w:t>Fortunato 2010</w:t>
      </w:r>
      <w:r w:rsidR="00255A49" w:rsidRPr="00341E98">
        <w:rPr>
          <w:highlight w:val="yellow"/>
        </w:rPr>
        <w:t xml:space="preserve">, </w:t>
      </w:r>
      <w:proofErr w:type="spellStart"/>
      <w:r w:rsidR="00255A49" w:rsidRPr="00341E98">
        <w:rPr>
          <w:highlight w:val="yellow"/>
        </w:rPr>
        <w:t>Malliaros</w:t>
      </w:r>
      <w:proofErr w:type="spellEnd"/>
      <w:r w:rsidR="00255A49" w:rsidRPr="00341E98">
        <w:rPr>
          <w:highlight w:val="yellow"/>
        </w:rPr>
        <w:t xml:space="preserve"> and </w:t>
      </w:r>
      <w:proofErr w:type="spellStart"/>
      <w:r w:rsidR="00255A49" w:rsidRPr="00341E98">
        <w:rPr>
          <w:highlight w:val="yellow"/>
        </w:rPr>
        <w:t>Vazirgiannis</w:t>
      </w:r>
      <w:proofErr w:type="spellEnd"/>
      <w:r w:rsidR="00255A49" w:rsidRPr="00341E98">
        <w:rPr>
          <w:highlight w:val="yellow"/>
        </w:rPr>
        <w:t xml:space="preserve"> 2013)</w:t>
      </w:r>
      <w:r w:rsidR="004A363C" w:rsidRPr="00341E98">
        <w:rPr>
          <w:highlight w:val="yellow"/>
        </w:rPr>
        <w:t>.</w:t>
      </w:r>
      <w:r w:rsidRPr="00341E98">
        <w:rPr>
          <w:highlight w:val="yellow"/>
        </w:rPr>
        <w:t xml:space="preserve"> </w:t>
      </w:r>
      <w:r w:rsidRPr="00341E98">
        <w:t>For the developer-developer network, it supports findings about developers’ roles, collaboration preference as well as corporate cohesion.</w:t>
      </w:r>
      <w:r w:rsidR="00255A49" w:rsidRPr="00341E98">
        <w:t xml:space="preserve"> (</w:t>
      </w:r>
      <w:r w:rsidR="00255A49" w:rsidRPr="00341E98">
        <w:rPr>
          <w:highlight w:val="yellow"/>
        </w:rPr>
        <w:t xml:space="preserve">Porter, </w:t>
      </w:r>
      <w:proofErr w:type="spellStart"/>
      <w:r w:rsidR="00255A49" w:rsidRPr="00341E98">
        <w:rPr>
          <w:highlight w:val="yellow"/>
        </w:rPr>
        <w:t>Onnela</w:t>
      </w:r>
      <w:proofErr w:type="spellEnd"/>
      <w:r w:rsidR="00255A49" w:rsidRPr="00341E98">
        <w:rPr>
          <w:highlight w:val="yellow"/>
        </w:rPr>
        <w:t xml:space="preserve"> and </w:t>
      </w:r>
      <w:proofErr w:type="spellStart"/>
      <w:r w:rsidR="00255A49" w:rsidRPr="00341E98">
        <w:rPr>
          <w:highlight w:val="yellow"/>
        </w:rPr>
        <w:t>Mucha</w:t>
      </w:r>
      <w:proofErr w:type="spellEnd"/>
      <w:r w:rsidR="00255A49" w:rsidRPr="00341E98">
        <w:rPr>
          <w:highlight w:val="yellow"/>
        </w:rPr>
        <w:t xml:space="preserve"> 2009)</w:t>
      </w:r>
    </w:p>
    <w:p w14:paraId="63610D3E" w14:textId="77777777" w:rsidR="000041EF" w:rsidRPr="00341E98" w:rsidRDefault="000041EF" w:rsidP="000041EF">
      <w:pPr>
        <w:pStyle w:val="NormalWeb"/>
        <w:tabs>
          <w:tab w:val="left" w:pos="5760"/>
        </w:tabs>
        <w:spacing w:before="0" w:beforeAutospacing="0" w:after="0" w:afterAutospacing="0"/>
        <w:jc w:val="both"/>
      </w:pPr>
      <w:r w:rsidRPr="00341E98">
        <w:tab/>
      </w:r>
    </w:p>
    <w:p w14:paraId="1D45FB56" w14:textId="3C7AB240" w:rsidR="000041EF" w:rsidRPr="00341E98" w:rsidRDefault="000041EF" w:rsidP="000041EF">
      <w:pPr>
        <w:pStyle w:val="NormalWeb"/>
        <w:spacing w:before="0" w:beforeAutospacing="0" w:after="0" w:afterAutospacing="0"/>
        <w:jc w:val="both"/>
      </w:pPr>
      <w:r w:rsidRPr="00341E98">
        <w:t>However, community detection</w:t>
      </w:r>
      <w:r w:rsidR="004A363C" w:rsidRPr="00341E98">
        <w:t xml:space="preserve"> is</w:t>
      </w:r>
      <w:r w:rsidR="00AC112A" w:rsidRPr="00341E98">
        <w:t xml:space="preserve"> an ill-defined problem. </w:t>
      </w:r>
      <w:r w:rsidRPr="00341E98">
        <w:t>There is no universal definition of the methodology that one should follow. Consequently, there are no clear-cut guidelines on how to evaluate and compare the performance of different algorithm</w:t>
      </w:r>
      <w:r w:rsidR="00AC112A" w:rsidRPr="00341E98">
        <w:t>s (</w:t>
      </w:r>
      <w:hyperlink r:id="rId40" w:history="1">
        <w:r w:rsidR="00AC112A" w:rsidRPr="00341E98">
          <w:rPr>
            <w:highlight w:val="yellow"/>
          </w:rPr>
          <w:t>Fortunato</w:t>
        </w:r>
      </w:hyperlink>
      <w:r w:rsidR="00AC112A" w:rsidRPr="00341E98">
        <w:rPr>
          <w:highlight w:val="yellow"/>
        </w:rPr>
        <w:t xml:space="preserve"> and </w:t>
      </w:r>
      <w:proofErr w:type="spellStart"/>
      <w:r w:rsidR="00BF6C55">
        <w:fldChar w:fldCharType="begin"/>
      </w:r>
      <w:r w:rsidR="00BF6C55">
        <w:instrText xml:space="preserve"> HYPERLINK "https://arxiv.org/find/physics/1/au:+Hric_D/0/1/0/all/0/1" </w:instrText>
      </w:r>
      <w:r w:rsidR="00BF6C55">
        <w:fldChar w:fldCharType="separate"/>
      </w:r>
      <w:r w:rsidR="00AC112A" w:rsidRPr="00341E98">
        <w:rPr>
          <w:highlight w:val="yellow"/>
        </w:rPr>
        <w:t>Hric</w:t>
      </w:r>
      <w:proofErr w:type="spellEnd"/>
      <w:r w:rsidR="00BF6C55">
        <w:rPr>
          <w:highlight w:val="yellow"/>
        </w:rPr>
        <w:fldChar w:fldCharType="end"/>
      </w:r>
      <w:r w:rsidR="00AC112A" w:rsidRPr="00341E98">
        <w:rPr>
          <w:highlight w:val="yellow"/>
        </w:rPr>
        <w:t xml:space="preserve"> 2016</w:t>
      </w:r>
      <w:r w:rsidR="00AC112A" w:rsidRPr="00341E98">
        <w:t>).</w:t>
      </w:r>
    </w:p>
    <w:p w14:paraId="20C7D6BB" w14:textId="77777777" w:rsidR="000041EF" w:rsidRPr="00341E98" w:rsidRDefault="000041EF" w:rsidP="000041EF">
      <w:pPr>
        <w:pStyle w:val="NormalWeb"/>
        <w:spacing w:before="0" w:beforeAutospacing="0" w:after="0" w:afterAutospacing="0"/>
        <w:jc w:val="both"/>
      </w:pPr>
    </w:p>
    <w:p w14:paraId="2D857829" w14:textId="26D5F358" w:rsidR="000041EF" w:rsidRPr="00341E98" w:rsidRDefault="000041EF" w:rsidP="000041EF">
      <w:pPr>
        <w:pStyle w:val="NormalWeb"/>
        <w:spacing w:before="0" w:beforeAutospacing="0" w:after="0" w:afterAutospacing="0"/>
        <w:jc w:val="both"/>
      </w:pPr>
      <w:r w:rsidRPr="00341E98">
        <w:t>Here we apply some popular</w:t>
      </w:r>
      <w:r w:rsidR="00386FFB" w:rsidRPr="00341E98">
        <w:t xml:space="preserve"> </w:t>
      </w:r>
      <w:r w:rsidR="00295786" w:rsidRPr="00341E98">
        <w:t xml:space="preserve">and easy-accessible algorithms </w:t>
      </w:r>
      <w:r w:rsidR="00386FFB" w:rsidRPr="00341E98">
        <w:t>(</w:t>
      </w:r>
      <w:proofErr w:type="spellStart"/>
      <w:r w:rsidR="00386FFB" w:rsidRPr="00341E98">
        <w:t>Csárdi</w:t>
      </w:r>
      <w:proofErr w:type="spellEnd"/>
      <w:r w:rsidR="00C8482B" w:rsidRPr="00341E98">
        <w:t xml:space="preserve"> 2017; </w:t>
      </w:r>
      <w:r w:rsidR="00386FFB" w:rsidRPr="00341E98">
        <w:t>Peixoto 2014)</w:t>
      </w:r>
      <w:r w:rsidR="00B42822" w:rsidRPr="00341E98">
        <w:t xml:space="preserve"> </w:t>
      </w:r>
      <w:r w:rsidRPr="00341E98">
        <w:t>and compare their performance</w:t>
      </w:r>
      <w:r w:rsidR="00B42822" w:rsidRPr="00341E98">
        <w:t xml:space="preserve">. </w:t>
      </w:r>
      <w:r w:rsidRPr="00341E98">
        <w:t xml:space="preserve">More details on network clustering can be found in several review articles </w:t>
      </w:r>
      <w:r w:rsidR="00386FFB" w:rsidRPr="00341E98">
        <w:rPr>
          <w:highlight w:val="yellow"/>
        </w:rPr>
        <w:t xml:space="preserve">(Chakraborty et al. 2016; Fortunato </w:t>
      </w:r>
      <w:r w:rsidRPr="00341E98">
        <w:rPr>
          <w:highlight w:val="yellow"/>
        </w:rPr>
        <w:t>20</w:t>
      </w:r>
      <w:r w:rsidR="00386FFB" w:rsidRPr="00341E98">
        <w:rPr>
          <w:highlight w:val="yellow"/>
        </w:rPr>
        <w:t xml:space="preserve">10; </w:t>
      </w:r>
      <w:proofErr w:type="spellStart"/>
      <w:r w:rsidR="00386FFB" w:rsidRPr="00341E98">
        <w:rPr>
          <w:highlight w:val="yellow"/>
        </w:rPr>
        <w:t>Malliaros</w:t>
      </w:r>
      <w:proofErr w:type="spellEnd"/>
      <w:r w:rsidR="00386FFB" w:rsidRPr="00341E98">
        <w:rPr>
          <w:highlight w:val="yellow"/>
        </w:rPr>
        <w:t xml:space="preserve"> and </w:t>
      </w:r>
      <w:proofErr w:type="spellStart"/>
      <w:r w:rsidR="00386FFB" w:rsidRPr="00341E98">
        <w:rPr>
          <w:highlight w:val="yellow"/>
        </w:rPr>
        <w:t>Vazirgiannis</w:t>
      </w:r>
      <w:proofErr w:type="spellEnd"/>
      <w:r w:rsidR="00386FFB" w:rsidRPr="00341E98">
        <w:rPr>
          <w:highlight w:val="yellow"/>
        </w:rPr>
        <w:t xml:space="preserve"> </w:t>
      </w:r>
      <w:r w:rsidRPr="00341E98">
        <w:rPr>
          <w:highlight w:val="yellow"/>
        </w:rPr>
        <w:t xml:space="preserve">2013; </w:t>
      </w:r>
      <w:proofErr w:type="spellStart"/>
      <w:r w:rsidR="00AC112A" w:rsidRPr="00341E98">
        <w:t>Satuluri</w:t>
      </w:r>
      <w:proofErr w:type="spellEnd"/>
      <w:r w:rsidR="00AC112A" w:rsidRPr="00341E98">
        <w:t xml:space="preserve"> </w:t>
      </w:r>
      <w:r w:rsidRPr="00341E98">
        <w:rPr>
          <w:highlight w:val="yellow"/>
        </w:rPr>
        <w:t>et</w:t>
      </w:r>
      <w:r w:rsidR="00386FFB" w:rsidRPr="00341E98">
        <w:rPr>
          <w:highlight w:val="yellow"/>
        </w:rPr>
        <w:t xml:space="preserve"> al. 2011; Porter et al. </w:t>
      </w:r>
      <w:r w:rsidR="00AC112A" w:rsidRPr="00341E98">
        <w:rPr>
          <w:highlight w:val="yellow"/>
        </w:rPr>
        <w:t>2009</w:t>
      </w:r>
      <w:r w:rsidR="00386FFB" w:rsidRPr="00341E98">
        <w:rPr>
          <w:highlight w:val="yellow"/>
        </w:rPr>
        <w:t xml:space="preserve">; </w:t>
      </w:r>
      <w:proofErr w:type="spellStart"/>
      <w:r w:rsidR="00386FFB" w:rsidRPr="00341E98">
        <w:rPr>
          <w:highlight w:val="yellow"/>
        </w:rPr>
        <w:t>Xie</w:t>
      </w:r>
      <w:proofErr w:type="spellEnd"/>
      <w:r w:rsidR="00386FFB" w:rsidRPr="00341E98">
        <w:rPr>
          <w:highlight w:val="yellow"/>
        </w:rPr>
        <w:t xml:space="preserve"> et al. </w:t>
      </w:r>
      <w:r w:rsidRPr="00341E98">
        <w:rPr>
          <w:highlight w:val="yellow"/>
        </w:rPr>
        <w:t>2013).</w:t>
      </w:r>
    </w:p>
    <w:p w14:paraId="745F8785" w14:textId="77777777" w:rsidR="000041EF" w:rsidRPr="00341E98" w:rsidRDefault="000041EF" w:rsidP="000041EF">
      <w:pPr>
        <w:pStyle w:val="NormalWeb"/>
        <w:spacing w:before="0" w:beforeAutospacing="0" w:after="0" w:afterAutospacing="0"/>
        <w:jc w:val="both"/>
      </w:pPr>
    </w:p>
    <w:p w14:paraId="0FDEF63A" w14:textId="32F4E648" w:rsidR="000041EF" w:rsidRPr="00341E98" w:rsidRDefault="00386FFB" w:rsidP="000041EF">
      <w:pPr>
        <w:pStyle w:val="NormalWeb"/>
        <w:spacing w:before="0" w:beforeAutospacing="0" w:after="0" w:afterAutospacing="0"/>
        <w:jc w:val="both"/>
      </w:pPr>
      <w:r w:rsidRPr="00341E98">
        <w:t xml:space="preserve">Algorithms we apply </w:t>
      </w:r>
      <w:r w:rsidR="00295786" w:rsidRPr="00341E98">
        <w:t xml:space="preserve">can </w:t>
      </w:r>
      <w:r w:rsidRPr="00341E98">
        <w:t>fall</w:t>
      </w:r>
      <w:r w:rsidR="000041EF" w:rsidRPr="00341E98">
        <w:t xml:space="preserve"> into three categories: optimization based, statistical inference based and dynamics based.</w:t>
      </w:r>
    </w:p>
    <w:p w14:paraId="7798BAC0" w14:textId="77777777" w:rsidR="000041EF" w:rsidRPr="00341E98" w:rsidRDefault="000041EF" w:rsidP="000041EF">
      <w:pPr>
        <w:pStyle w:val="NormalWeb"/>
        <w:spacing w:before="0" w:beforeAutospacing="0" w:after="0" w:afterAutospacing="0"/>
        <w:jc w:val="both"/>
      </w:pPr>
    </w:p>
    <w:p w14:paraId="394153FB" w14:textId="77777777" w:rsidR="000041EF" w:rsidRPr="00341E98" w:rsidRDefault="000041EF" w:rsidP="000041EF">
      <w:pPr>
        <w:pStyle w:val="NormalWeb"/>
        <w:numPr>
          <w:ilvl w:val="2"/>
          <w:numId w:val="14"/>
        </w:numPr>
        <w:jc w:val="both"/>
        <w:rPr>
          <w:b/>
        </w:rPr>
      </w:pPr>
      <w:r w:rsidRPr="00341E98">
        <w:rPr>
          <w:b/>
        </w:rPr>
        <w:t>Optimization Based</w:t>
      </w:r>
    </w:p>
    <w:p w14:paraId="1A3FA452" w14:textId="44E4A022" w:rsidR="000041EF" w:rsidRPr="00341E98" w:rsidRDefault="000041EF" w:rsidP="000041EF">
      <w:pPr>
        <w:pStyle w:val="NormalWeb"/>
        <w:spacing w:before="0" w:beforeAutospacing="0" w:after="0" w:afterAutospacing="0"/>
        <w:jc w:val="both"/>
      </w:pPr>
      <w:r w:rsidRPr="00341E98">
        <w:t>The idea of optimization based techniques is to optimize a quality function which measures the goodness of a clu</w:t>
      </w:r>
      <w:r w:rsidR="00BE3515" w:rsidRPr="00341E98">
        <w:t xml:space="preserve">stering over all possibilities </w:t>
      </w:r>
      <w:r w:rsidR="00121419" w:rsidRPr="00341E98">
        <w:t>(</w:t>
      </w:r>
      <w:r w:rsidR="00121419" w:rsidRPr="00341E98">
        <w:rPr>
          <w:highlight w:val="yellow"/>
        </w:rPr>
        <w:t>Fortunato 2010</w:t>
      </w:r>
      <w:r w:rsidR="00121419" w:rsidRPr="00341E98">
        <w:t>)</w:t>
      </w:r>
      <w:r w:rsidR="00BE3515" w:rsidRPr="00341E98">
        <w:t>.</w:t>
      </w:r>
      <w:r w:rsidR="00121419" w:rsidRPr="00341E98">
        <w:t xml:space="preserve"> </w:t>
      </w:r>
      <w:r w:rsidRPr="00341E98">
        <w:t>The most widely-used quality function is modulari</w:t>
      </w:r>
      <w:r w:rsidR="00121419" w:rsidRPr="00341E98">
        <w:t>ty by Newman and Girvan (</w:t>
      </w:r>
      <w:r w:rsidR="00BE3515" w:rsidRPr="00341E98">
        <w:t xml:space="preserve">Girvan and </w:t>
      </w:r>
      <w:r w:rsidR="00121419" w:rsidRPr="00341E98">
        <w:t>Newman 2006</w:t>
      </w:r>
      <w:r w:rsidRPr="00341E98">
        <w:t xml:space="preserve">). It was designed to measure the strength of division of a network into communities. Networks with high modularity have dense connections between the nodes within modules but sparse connections between nodes in different modules. </w:t>
      </w:r>
    </w:p>
    <w:p w14:paraId="168F92FE" w14:textId="77777777" w:rsidR="000041EF" w:rsidRPr="00341E98" w:rsidRDefault="000041EF" w:rsidP="000041EF">
      <w:pPr>
        <w:pStyle w:val="NormalWeb"/>
        <w:spacing w:before="0" w:beforeAutospacing="0" w:after="0" w:afterAutospacing="0"/>
        <w:jc w:val="both"/>
      </w:pPr>
    </w:p>
    <w:p w14:paraId="1D06CC67" w14:textId="6C013C8D" w:rsidR="000041EF" w:rsidRPr="00341E98" w:rsidRDefault="00386FFB" w:rsidP="000041EF">
      <w:pPr>
        <w:pStyle w:val="NormalWeb"/>
        <w:spacing w:before="0" w:beforeAutospacing="0" w:after="0" w:afterAutospacing="0"/>
        <w:jc w:val="both"/>
      </w:pPr>
      <w:r w:rsidRPr="00341E98">
        <w:t>Based on the modularity measure, t</w:t>
      </w:r>
      <w:r w:rsidR="000041EF" w:rsidRPr="00341E98">
        <w:t xml:space="preserve">he multi-level modularity optimization algorithm is </w:t>
      </w:r>
      <w:r w:rsidR="007D41A5" w:rsidRPr="00341E98">
        <w:t>a hierarchical approach (</w:t>
      </w:r>
      <w:proofErr w:type="spellStart"/>
      <w:r w:rsidR="007D41A5" w:rsidRPr="00341E98">
        <w:rPr>
          <w:highlight w:val="yellow"/>
        </w:rPr>
        <w:t>Blondel</w:t>
      </w:r>
      <w:proofErr w:type="spellEnd"/>
      <w:r w:rsidR="007D41A5" w:rsidRPr="00341E98">
        <w:t xml:space="preserve"> et al 2008). </w:t>
      </w:r>
      <w:r w:rsidR="000041EF" w:rsidRPr="00341E98">
        <w:t>It works according</w:t>
      </w:r>
      <w:r w:rsidRPr="00341E98">
        <w:t xml:space="preserve"> to the following steps: first</w:t>
      </w:r>
      <w:r w:rsidR="000041EF" w:rsidRPr="00341E98">
        <w:t>, each node is assigned to a commun</w:t>
      </w:r>
      <w:r w:rsidRPr="00341E98">
        <w:t>ity independently. Afterwards,</w:t>
      </w:r>
      <w:r w:rsidR="000041EF" w:rsidRPr="00341E98">
        <w:t xml:space="preserve"> each node is moved to the community in a local, greedy way, where it achieves the high</w:t>
      </w:r>
      <w:r w:rsidRPr="00341E98">
        <w:t>est contribution to modularity. Whe</w:t>
      </w:r>
      <w:r w:rsidR="000041EF" w:rsidRPr="00341E98">
        <w:t xml:space="preserve">n no node can be reassigned, each community is considered as a node on its own, and repeat the second step. The process stops either when there is only one node left or when the modularity cannot be increased any more. </w:t>
      </w:r>
    </w:p>
    <w:p w14:paraId="28DC52C0" w14:textId="77777777" w:rsidR="000041EF" w:rsidRPr="00341E98" w:rsidRDefault="000041EF" w:rsidP="000041EF">
      <w:pPr>
        <w:pStyle w:val="NormalWeb"/>
        <w:spacing w:before="0" w:beforeAutospacing="0" w:after="0" w:afterAutospacing="0"/>
        <w:jc w:val="both"/>
      </w:pPr>
    </w:p>
    <w:p w14:paraId="083C4544" w14:textId="7DB0F11C" w:rsidR="003D70F6" w:rsidRPr="00341E98" w:rsidRDefault="000041EF" w:rsidP="00AB0D74">
      <w:pPr>
        <w:pStyle w:val="NormalWeb"/>
        <w:jc w:val="both"/>
      </w:pPr>
      <w:r w:rsidRPr="00341E98">
        <w:lastRenderedPageBreak/>
        <w:t xml:space="preserve">The algorithm can be applied to weighted undirected graphs. </w:t>
      </w:r>
      <w:r w:rsidR="007A4563" w:rsidRPr="00341E98">
        <w:t xml:space="preserve">The </w:t>
      </w:r>
      <w:r w:rsidRPr="00341E98">
        <w:t xml:space="preserve">Multi-Level </w:t>
      </w:r>
      <w:r w:rsidR="00EB40A0">
        <w:t>model generates a m</w:t>
      </w:r>
      <w:r w:rsidR="007A4563" w:rsidRPr="00341E98">
        <w:t xml:space="preserve">odularity of </w:t>
      </w:r>
      <w:r w:rsidR="00A631B4" w:rsidRPr="00341E98">
        <w:t>0.946</w:t>
      </w:r>
      <w:r w:rsidR="007A4563" w:rsidRPr="00341E98">
        <w:t xml:space="preserve">. </w:t>
      </w:r>
      <w:r w:rsidR="003C3D45" w:rsidRPr="00341E98">
        <w:t xml:space="preserve">Groups (or communities) contain 12 developers on average. </w:t>
      </w:r>
      <w:r w:rsidR="007C5006" w:rsidRPr="00341E98">
        <w:t>The largest community in the network, according to the model, contains 196</w:t>
      </w:r>
      <w:r w:rsidR="003D70F6" w:rsidRPr="00341E98">
        <w:t xml:space="preserve"> developers, and there are 73 ungrouped developers. </w:t>
      </w:r>
    </w:p>
    <w:p w14:paraId="275F6698" w14:textId="7C37EAEB" w:rsidR="000041EF" w:rsidRPr="00341E98" w:rsidRDefault="007D46F3" w:rsidP="00AB0D74">
      <w:pPr>
        <w:pStyle w:val="NormalWeb"/>
        <w:jc w:val="both"/>
      </w:pPr>
      <w:r w:rsidRPr="00341E98">
        <w:t>Figure 16</w:t>
      </w:r>
      <w:r w:rsidR="007D41A5" w:rsidRPr="00341E98">
        <w:t xml:space="preserve"> </w:t>
      </w:r>
      <w:r w:rsidR="000041EF" w:rsidRPr="00341E98">
        <w:t>dis</w:t>
      </w:r>
      <w:r w:rsidR="007A4563" w:rsidRPr="00341E98">
        <w:t xml:space="preserve">plays </w:t>
      </w:r>
      <w:r w:rsidR="00A631B4" w:rsidRPr="00341E98">
        <w:t>223</w:t>
      </w:r>
      <w:r w:rsidR="007A4563" w:rsidRPr="00341E98">
        <w:t xml:space="preserve"> groups with </w:t>
      </w:r>
      <w:proofErr w:type="gramStart"/>
      <w:r w:rsidR="007A4563" w:rsidRPr="00341E98">
        <w:t xml:space="preserve">different </w:t>
      </w:r>
      <w:r w:rsidR="000041EF" w:rsidRPr="00341E98">
        <w:t>colors</w:t>
      </w:r>
      <w:proofErr w:type="gramEnd"/>
      <w:r w:rsidR="000041EF" w:rsidRPr="00341E98">
        <w:t>, among which the largest group is colored in black.</w:t>
      </w:r>
      <w:r w:rsidR="00AB0D74" w:rsidRPr="00341E98">
        <w:t xml:space="preserve"> </w:t>
      </w:r>
    </w:p>
    <w:p w14:paraId="11EF9CB4" w14:textId="77777777" w:rsidR="000041EF" w:rsidRPr="00341E98" w:rsidRDefault="000041EF" w:rsidP="000041EF">
      <w:pPr>
        <w:pStyle w:val="NormalWeb"/>
        <w:spacing w:before="0" w:beforeAutospacing="0" w:after="0" w:afterAutospacing="0"/>
        <w:jc w:val="both"/>
      </w:pPr>
    </w:p>
    <w:p w14:paraId="305B63CF" w14:textId="77777777" w:rsidR="000041EF" w:rsidRPr="00341E98" w:rsidRDefault="000041EF" w:rsidP="000041EF">
      <w:pPr>
        <w:pStyle w:val="NormalWeb"/>
        <w:spacing w:before="0" w:beforeAutospacing="0" w:after="0" w:afterAutospacing="0"/>
      </w:pPr>
    </w:p>
    <w:p w14:paraId="3D10BB70" w14:textId="77777777" w:rsidR="000041EF" w:rsidRPr="00341E98" w:rsidRDefault="000041EF" w:rsidP="000041EF">
      <w:pPr>
        <w:pStyle w:val="NormalWeb"/>
        <w:spacing w:before="0" w:beforeAutospacing="0" w:after="0" w:afterAutospacing="0"/>
      </w:pPr>
      <w:r w:rsidRPr="00341E98">
        <w:t xml:space="preserve"> </w:t>
      </w:r>
    </w:p>
    <w:p w14:paraId="45F39D37" w14:textId="77777777" w:rsidR="000041EF" w:rsidRPr="00341E98" w:rsidRDefault="000041EF" w:rsidP="000041EF">
      <w:pPr>
        <w:jc w:val="both"/>
        <w:rPr>
          <w:color w:val="auto"/>
        </w:rPr>
      </w:pPr>
      <w:r w:rsidRPr="00341E98">
        <w:rPr>
          <w:noProof/>
          <w:color w:val="auto"/>
          <w:lang w:eastAsia="en-US"/>
        </w:rPr>
        <mc:AlternateContent>
          <mc:Choice Requires="wps">
            <w:drawing>
              <wp:anchor distT="0" distB="0" distL="114300" distR="114300" simplePos="0" relativeHeight="251581440" behindDoc="0" locked="0" layoutInCell="1" allowOverlap="1" wp14:anchorId="0803F4E4" wp14:editId="301D14BC">
                <wp:simplePos x="0" y="0"/>
                <wp:positionH relativeFrom="column">
                  <wp:posOffset>3219450</wp:posOffset>
                </wp:positionH>
                <wp:positionV relativeFrom="paragraph">
                  <wp:posOffset>920750</wp:posOffset>
                </wp:positionV>
                <wp:extent cx="2806700" cy="2603500"/>
                <wp:effectExtent l="311150" t="317500" r="323850" b="304800"/>
                <wp:wrapNone/>
                <wp:docPr id="4" name="Text Box 4"/>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F67C1B" w14:textId="77777777" w:rsidR="00BF6C55" w:rsidRDefault="00BF6C55"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F4E4" id="Text Box 4" o:spid="_x0000_s1075" type="#_x0000_t202" style="position:absolute;left:0;text-align:left;margin-left:253.5pt;margin-top:72.5pt;width:221pt;height:205pt;rotation:-4894079fd;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DAq3WIoQIAAMsFAAAOAAAAAAAAAAAAAAAAAC4C&#10;AABkcnMvZTJvRG9jLnhtbFBLAQItABQABgAIAAAAIQB1ltIi4AAAAAsBAAAPAAAAAAAAAAAAAAAA&#10;APsEAABkcnMvZG93bnJldi54bWxQSwUGAAAAAAQABADzAAAACAYAAAAA&#10;" fillcolor="white [3201]" strokeweight="1pt">
                <v:textbox>
                  <w:txbxContent>
                    <w:p w14:paraId="07F67C1B" w14:textId="77777777" w:rsidR="00BF6C55" w:rsidRDefault="00BF6C55"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41E98">
        <w:rPr>
          <w:noProof/>
          <w:color w:val="auto"/>
          <w:lang w:eastAsia="en-US"/>
        </w:rPr>
        <w:drawing>
          <wp:inline distT="0" distB="0" distL="0" distR="0" wp14:anchorId="3365AF98" wp14:editId="66B13CDF">
            <wp:extent cx="442595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Pr="00341E98">
        <w:rPr>
          <w:color w:val="auto"/>
        </w:rPr>
        <w:br/>
      </w:r>
    </w:p>
    <w:p w14:paraId="2DE3258B" w14:textId="326D72D4" w:rsidR="000041EF" w:rsidRPr="00341E98" w:rsidRDefault="000041EF" w:rsidP="000041EF">
      <w:pPr>
        <w:pStyle w:val="NormalWeb"/>
        <w:spacing w:before="0" w:beforeAutospacing="0" w:after="0" w:afterAutospacing="0"/>
        <w:jc w:val="center"/>
      </w:pPr>
      <w:r w:rsidRPr="00341E98">
        <w:rPr>
          <w:b/>
        </w:rPr>
        <w:t xml:space="preserve">Figure </w:t>
      </w:r>
      <w:r w:rsidR="007D46F3" w:rsidRPr="00341E98">
        <w:rPr>
          <w:b/>
        </w:rPr>
        <w:t>16</w:t>
      </w:r>
      <w:r w:rsidRPr="00341E98">
        <w:rPr>
          <w:b/>
        </w:rPr>
        <w:t xml:space="preserve">. </w:t>
      </w:r>
      <w:r w:rsidRPr="00341E98">
        <w:t>Visualization of community detection in the developer’s network</w:t>
      </w:r>
    </w:p>
    <w:p w14:paraId="7E2401CF" w14:textId="77777777" w:rsidR="000041EF" w:rsidRPr="00341E98" w:rsidRDefault="000041EF" w:rsidP="000041EF">
      <w:pPr>
        <w:jc w:val="both"/>
        <w:rPr>
          <w:color w:val="auto"/>
        </w:rPr>
      </w:pPr>
    </w:p>
    <w:p w14:paraId="46666ADE" w14:textId="740DC4D5" w:rsidR="000041EF" w:rsidRPr="00341E98" w:rsidRDefault="00295786" w:rsidP="003C3D45">
      <w:pPr>
        <w:pStyle w:val="NormalWeb"/>
        <w:jc w:val="both"/>
      </w:pPr>
      <w:r w:rsidRPr="00341E98">
        <w:t xml:space="preserve">The main problem with optimization based approach is that it ignores the nature of the considered community structures. </w:t>
      </w:r>
      <w:r w:rsidR="007C5006" w:rsidRPr="00341E98">
        <w:t xml:space="preserve">In addition, </w:t>
      </w:r>
      <w:r w:rsidR="00C14237">
        <w:t xml:space="preserve">as we can see, </w:t>
      </w:r>
      <w:r w:rsidR="007C5006" w:rsidRPr="00341E98">
        <w:t xml:space="preserve">there are </w:t>
      </w:r>
      <w:r w:rsidR="003C3D45" w:rsidRPr="00341E98">
        <w:t>73 communities consists of only one developer</w:t>
      </w:r>
      <w:r w:rsidR="007C5006" w:rsidRPr="00341E98">
        <w:t xml:space="preserve">. </w:t>
      </w:r>
      <w:r w:rsidR="00C14237">
        <w:t>It is because s</w:t>
      </w:r>
      <w:r w:rsidRPr="00341E98">
        <w:t>uffer</w:t>
      </w:r>
      <w:r w:rsidR="007C5006" w:rsidRPr="00341E98">
        <w:t xml:space="preserve">ing </w:t>
      </w:r>
      <w:r w:rsidR="000041EF" w:rsidRPr="00341E98">
        <w:t>a resolut</w:t>
      </w:r>
      <w:r w:rsidR="007C5006" w:rsidRPr="00341E98">
        <w:t>ion limit, modularity optimization methods are usually unable to detect small communities (Fortunato 2007).</w:t>
      </w:r>
    </w:p>
    <w:p w14:paraId="621EAC79" w14:textId="77777777" w:rsidR="000041EF" w:rsidRPr="00341E98" w:rsidRDefault="000041EF" w:rsidP="000041EF">
      <w:pPr>
        <w:pStyle w:val="NormalWeb"/>
        <w:spacing w:before="0" w:beforeAutospacing="0" w:after="0" w:afterAutospacing="0"/>
        <w:jc w:val="both"/>
      </w:pPr>
    </w:p>
    <w:p w14:paraId="4DCB9864" w14:textId="77777777" w:rsidR="000041EF" w:rsidRPr="00341E98" w:rsidRDefault="000041EF" w:rsidP="000041EF">
      <w:pPr>
        <w:pStyle w:val="NormalWeb"/>
        <w:numPr>
          <w:ilvl w:val="2"/>
          <w:numId w:val="14"/>
        </w:numPr>
        <w:jc w:val="both"/>
        <w:rPr>
          <w:b/>
        </w:rPr>
      </w:pPr>
      <w:r w:rsidRPr="00341E98">
        <w:rPr>
          <w:b/>
        </w:rPr>
        <w:lastRenderedPageBreak/>
        <w:t>Statistical Inference Based</w:t>
      </w:r>
    </w:p>
    <w:p w14:paraId="3463FCF5" w14:textId="790DDEF2" w:rsidR="007D46F3" w:rsidRPr="00341E98" w:rsidRDefault="007D46F3" w:rsidP="000041EF">
      <w:pPr>
        <w:pStyle w:val="NormalWeb"/>
        <w:jc w:val="both"/>
      </w:pPr>
      <w:r w:rsidRPr="00341E98">
        <w:t xml:space="preserve">Unlike optimization based method, </w:t>
      </w:r>
      <w:r w:rsidR="000041EF" w:rsidRPr="00341E98">
        <w:t xml:space="preserve">Statistical inference </w:t>
      </w:r>
      <w:r w:rsidRPr="00341E98">
        <w:t xml:space="preserve">based method </w:t>
      </w:r>
      <w:r w:rsidR="000041EF" w:rsidRPr="00341E98">
        <w:t xml:space="preserve">is </w:t>
      </w:r>
      <w:r w:rsidRPr="00341E98">
        <w:t xml:space="preserve">a </w:t>
      </w:r>
      <w:r w:rsidR="000041EF" w:rsidRPr="00341E98">
        <w:t xml:space="preserve">popular </w:t>
      </w:r>
      <w:r w:rsidRPr="00341E98">
        <w:t xml:space="preserve">community detection way to generalize graph structures, </w:t>
      </w:r>
      <w:r w:rsidR="00AB0D74" w:rsidRPr="00341E98">
        <w:t>by</w:t>
      </w:r>
      <w:r w:rsidRPr="00341E98">
        <w:t xml:space="preserve"> fitting </w:t>
      </w:r>
      <w:hyperlink r:id="rId43" w:history="1">
        <w:r w:rsidR="000041EF" w:rsidRPr="00341E98">
          <w:t>generative models</w:t>
        </w:r>
      </w:hyperlink>
      <w:r w:rsidR="000041EF" w:rsidRPr="00341E98">
        <w:t xml:space="preserve"> </w:t>
      </w:r>
      <w:r w:rsidRPr="00341E98">
        <w:t>where</w:t>
      </w:r>
      <w:r w:rsidR="000041EF" w:rsidRPr="00341E98">
        <w:t xml:space="preserve"> parameters </w:t>
      </w:r>
      <w:r w:rsidRPr="00341E98">
        <w:t>are inferred from data (</w:t>
      </w:r>
      <w:r w:rsidR="000041EF" w:rsidRPr="00341E98">
        <w:t xml:space="preserve">Ball et al., 2011; </w:t>
      </w:r>
      <w:proofErr w:type="spellStart"/>
      <w:r w:rsidR="000041EF" w:rsidRPr="00341E98">
        <w:t>Guimer`a</w:t>
      </w:r>
      <w:proofErr w:type="spellEnd"/>
      <w:r w:rsidR="000041EF" w:rsidRPr="00341E98">
        <w:t xml:space="preserve"> and Sales-Pardo, 2009; Hastings, 2006;</w:t>
      </w:r>
      <w:r w:rsidR="007D41A5" w:rsidRPr="00341E98">
        <w:t xml:space="preserve"> Karrer and Newman, 2011</w:t>
      </w:r>
      <w:r w:rsidR="000041EF" w:rsidRPr="00341E98">
        <w:t xml:space="preserve">). </w:t>
      </w:r>
    </w:p>
    <w:p w14:paraId="16A20687" w14:textId="51CCAF0A" w:rsidR="000041EF" w:rsidRPr="00341E98" w:rsidRDefault="000041EF" w:rsidP="000041EF">
      <w:pPr>
        <w:pStyle w:val="NormalWeb"/>
        <w:jc w:val="both"/>
      </w:pPr>
      <w:r w:rsidRPr="00341E98">
        <w:t>To find parameters for a best-fitted model, we use Minimum description length (MDL), which measures the amount of </w:t>
      </w:r>
      <w:hyperlink r:id="rId44" w:history="1">
        <w:r w:rsidRPr="00341E98">
          <w:t>information</w:t>
        </w:r>
      </w:hyperlink>
      <w:r w:rsidRPr="00341E98">
        <w:t> required to describe the data. This approach corresponds to an implementation of </w:t>
      </w:r>
      <w:hyperlink r:id="rId45" w:history="1">
        <w:r w:rsidRPr="00341E98">
          <w:t>Occam’s razor</w:t>
        </w:r>
      </w:hyperlink>
      <w:r w:rsidRPr="00341E98">
        <w:t>, where the simplest model is selected, among all possibilities with the same ex</w:t>
      </w:r>
      <w:r w:rsidR="007D46F3" w:rsidRPr="00341E98">
        <w:t xml:space="preserve">planatory power </w:t>
      </w:r>
      <w:r w:rsidR="007D41A5" w:rsidRPr="00341E98">
        <w:t>(</w:t>
      </w:r>
      <w:proofErr w:type="spellStart"/>
      <w:r w:rsidR="007D41A5" w:rsidRPr="00341E98">
        <w:t>Rissanen</w:t>
      </w:r>
      <w:proofErr w:type="spellEnd"/>
      <w:r w:rsidR="007D41A5" w:rsidRPr="00341E98">
        <w:t xml:space="preserve"> 1978)</w:t>
      </w:r>
      <w:r w:rsidR="007D46F3" w:rsidRPr="00341E98">
        <w:t>.</w:t>
      </w:r>
    </w:p>
    <w:p w14:paraId="13FEA8F3" w14:textId="77777777" w:rsidR="007D46F3" w:rsidRPr="00341E98" w:rsidRDefault="000041EF" w:rsidP="000041EF">
      <w:pPr>
        <w:pStyle w:val="NormalWeb"/>
        <w:jc w:val="both"/>
      </w:pPr>
      <w:r w:rsidRPr="00341E98">
        <w:t>The </w:t>
      </w:r>
      <w:bookmarkStart w:id="37" w:name="_Hlk488142453"/>
      <w:r w:rsidRPr="00341E98">
        <w:fldChar w:fldCharType="begin"/>
      </w:r>
      <w:r w:rsidRPr="00341E98">
        <w:instrText xml:space="preserve"> HYPERLINK "https://en.wikipedia.org/wiki/Stochastic_block_model" </w:instrText>
      </w:r>
      <w:r w:rsidRPr="00341E98">
        <w:fldChar w:fldCharType="separate"/>
      </w:r>
      <w:r w:rsidRPr="00341E98">
        <w:t>stochastic block model</w:t>
      </w:r>
      <w:r w:rsidRPr="00341E98">
        <w:fldChar w:fldCharType="end"/>
      </w:r>
      <w:bookmarkEnd w:id="37"/>
      <w:r w:rsidRPr="00341E98">
        <w:t> </w:t>
      </w:r>
      <w:r w:rsidR="00C64ED4" w:rsidRPr="00341E98">
        <w:t xml:space="preserve">(SBM) </w:t>
      </w:r>
      <w:r w:rsidRPr="00341E98">
        <w:t>is arguably the simplest generative process based on the notion of groups of nodes </w:t>
      </w:r>
      <w:r w:rsidR="007D41A5" w:rsidRPr="00341E98">
        <w:t>(</w:t>
      </w:r>
      <w:r w:rsidR="00BE3515" w:rsidRPr="00341E98">
        <w:t>H</w:t>
      </w:r>
      <w:r w:rsidRPr="00341E98">
        <w:t>olland</w:t>
      </w:r>
      <w:r w:rsidR="007D41A5" w:rsidRPr="00341E98">
        <w:t xml:space="preserve"> et al 1983)</w:t>
      </w:r>
      <w:r w:rsidRPr="00341E98">
        <w:t xml:space="preserve">. There are two types of </w:t>
      </w:r>
      <w:hyperlink r:id="rId46" w:history="1">
        <w:r w:rsidRPr="00341E98">
          <w:t>stochastic block model</w:t>
        </w:r>
      </w:hyperlink>
      <w:r w:rsidRPr="00341E98">
        <w:t xml:space="preserve">: non-degree-corrected and degree-corrected. </w:t>
      </w:r>
    </w:p>
    <w:p w14:paraId="60E1267C" w14:textId="77B82E71" w:rsidR="000041EF" w:rsidRPr="00341E98" w:rsidRDefault="000041EF" w:rsidP="000041EF">
      <w:pPr>
        <w:pStyle w:val="NormalWeb"/>
        <w:jc w:val="both"/>
      </w:pPr>
      <w:r w:rsidRPr="00341E98">
        <w:t>Non-degree-corrected model assumes that the edges are placed randomly inside each group, and as such the nodes that belong to the same group have very similar degrees. Therefore, the model usually performs bad on networks possessing highly hetero</w:t>
      </w:r>
      <w:r w:rsidR="007D46F3" w:rsidRPr="00341E98">
        <w:t xml:space="preserve">geneous degree distributions, while the degree-corrected model, on the other hand, </w:t>
      </w:r>
      <w:r w:rsidRPr="00341E98">
        <w:t>provides a better fit for many empirical networks</w:t>
      </w:r>
      <w:r w:rsidR="00C64ED4" w:rsidRPr="00341E98">
        <w:t xml:space="preserve"> </w:t>
      </w:r>
      <w:r w:rsidR="007D41A5" w:rsidRPr="00341E98">
        <w:t>(Karrer and Newman 2011)</w:t>
      </w:r>
      <w:r w:rsidRPr="00341E98">
        <w:t>.</w:t>
      </w:r>
    </w:p>
    <w:p w14:paraId="437225C2" w14:textId="57009364" w:rsidR="000041EF" w:rsidRPr="00341E98" w:rsidRDefault="007D41A5" w:rsidP="000041EF">
      <w:pPr>
        <w:pStyle w:val="NormalWeb"/>
        <w:jc w:val="both"/>
      </w:pPr>
      <w:r w:rsidRPr="00341E98">
        <w:t>Table 6</w:t>
      </w:r>
      <w:r w:rsidR="000041EF" w:rsidRPr="00341E98">
        <w:t xml:space="preserve"> shows the performance of </w:t>
      </w:r>
      <w:r w:rsidR="007D46F3" w:rsidRPr="00341E98">
        <w:t xml:space="preserve">two </w:t>
      </w:r>
      <w:r w:rsidR="000041EF" w:rsidRPr="00341E98">
        <w:t>stochastic block models on t</w:t>
      </w:r>
      <w:r w:rsidR="00C14237">
        <w:t>he developer-developer network.</w:t>
      </w:r>
    </w:p>
    <w:tbl>
      <w:tblPr>
        <w:tblStyle w:val="TableGrid"/>
        <w:tblpPr w:leftFromText="180" w:rightFromText="180" w:vertAnchor="text" w:horzAnchor="margin" w:tblpXSpec="center" w:tblpYSpec="bottom"/>
        <w:tblW w:w="5321" w:type="dxa"/>
        <w:tblLayout w:type="fixed"/>
        <w:tblLook w:val="04A0" w:firstRow="1" w:lastRow="0" w:firstColumn="1" w:lastColumn="0" w:noHBand="0" w:noVBand="1"/>
      </w:tblPr>
      <w:tblGrid>
        <w:gridCol w:w="2448"/>
        <w:gridCol w:w="1761"/>
        <w:gridCol w:w="1112"/>
      </w:tblGrid>
      <w:tr w:rsidR="000041EF" w:rsidRPr="00341E98" w14:paraId="47DBB5C7" w14:textId="77777777" w:rsidTr="000041EF">
        <w:trPr>
          <w:trHeight w:val="607"/>
        </w:trPr>
        <w:tc>
          <w:tcPr>
            <w:tcW w:w="2448" w:type="dxa"/>
          </w:tcPr>
          <w:p w14:paraId="0D1F5D2B" w14:textId="77777777" w:rsidR="000041EF" w:rsidRPr="00341E98" w:rsidRDefault="000041EF" w:rsidP="000041EF">
            <w:pPr>
              <w:pStyle w:val="NormalWeb"/>
              <w:spacing w:before="0" w:beforeAutospacing="0" w:after="0" w:afterAutospacing="0"/>
              <w:jc w:val="center"/>
              <w:rPr>
                <w:b/>
              </w:rPr>
            </w:pPr>
            <w:r w:rsidRPr="00341E98">
              <w:rPr>
                <w:b/>
              </w:rPr>
              <w:t>Algorithm</w:t>
            </w:r>
          </w:p>
        </w:tc>
        <w:tc>
          <w:tcPr>
            <w:tcW w:w="1761" w:type="dxa"/>
          </w:tcPr>
          <w:p w14:paraId="0745FE5C" w14:textId="77777777" w:rsidR="000041EF" w:rsidRPr="00341E98" w:rsidRDefault="000041EF" w:rsidP="000041EF">
            <w:pPr>
              <w:pStyle w:val="NormalWeb"/>
              <w:spacing w:before="0" w:after="0"/>
              <w:jc w:val="center"/>
              <w:rPr>
                <w:b/>
              </w:rPr>
            </w:pPr>
            <w:r w:rsidRPr="00341E98">
              <w:rPr>
                <w:b/>
              </w:rPr>
              <w:t>Minimum description length</w:t>
            </w:r>
          </w:p>
        </w:tc>
        <w:tc>
          <w:tcPr>
            <w:tcW w:w="1112" w:type="dxa"/>
          </w:tcPr>
          <w:p w14:paraId="233BCAB1" w14:textId="77777777" w:rsidR="000041EF" w:rsidRPr="00341E98" w:rsidRDefault="000041EF" w:rsidP="000041EF">
            <w:pPr>
              <w:pStyle w:val="NormalWeb"/>
              <w:spacing w:before="0" w:beforeAutospacing="0" w:after="0" w:afterAutospacing="0"/>
              <w:jc w:val="center"/>
              <w:rPr>
                <w:b/>
              </w:rPr>
            </w:pPr>
            <w:r w:rsidRPr="00341E98">
              <w:rPr>
                <w:b/>
              </w:rPr>
              <w:t>Group Number</w:t>
            </w:r>
          </w:p>
        </w:tc>
      </w:tr>
      <w:tr w:rsidR="000041EF" w:rsidRPr="00341E98" w14:paraId="26AF7A48" w14:textId="77777777" w:rsidTr="000041EF">
        <w:trPr>
          <w:trHeight w:val="293"/>
        </w:trPr>
        <w:tc>
          <w:tcPr>
            <w:tcW w:w="2448" w:type="dxa"/>
          </w:tcPr>
          <w:p w14:paraId="52D96617" w14:textId="77777777" w:rsidR="000041EF" w:rsidRPr="00341E98" w:rsidRDefault="000041EF" w:rsidP="000041EF">
            <w:pPr>
              <w:pStyle w:val="NormalWeb"/>
              <w:spacing w:before="0" w:beforeAutospacing="0" w:after="0" w:afterAutospacing="0"/>
              <w:jc w:val="center"/>
              <w:rPr>
                <w:i/>
              </w:rPr>
            </w:pPr>
            <w:r w:rsidRPr="00341E98">
              <w:rPr>
                <w:i/>
              </w:rPr>
              <w:t>Non-degree-correlated stochastic block model</w:t>
            </w:r>
          </w:p>
        </w:tc>
        <w:tc>
          <w:tcPr>
            <w:tcW w:w="1761" w:type="dxa"/>
          </w:tcPr>
          <w:p w14:paraId="792E4F2D" w14:textId="77777777" w:rsidR="000041EF" w:rsidRPr="00341E98" w:rsidRDefault="000041EF" w:rsidP="000041EF">
            <w:pPr>
              <w:pStyle w:val="NormalWeb"/>
              <w:spacing w:before="0" w:beforeAutospacing="0" w:after="0" w:afterAutospacing="0"/>
              <w:jc w:val="center"/>
            </w:pPr>
            <w:r w:rsidRPr="00341E98">
              <w:t>68796.50778086044</w:t>
            </w:r>
          </w:p>
        </w:tc>
        <w:tc>
          <w:tcPr>
            <w:tcW w:w="1112" w:type="dxa"/>
          </w:tcPr>
          <w:p w14:paraId="00A074DA" w14:textId="77777777" w:rsidR="000041EF" w:rsidRPr="00341E98" w:rsidRDefault="000041EF" w:rsidP="000041EF">
            <w:pPr>
              <w:pStyle w:val="NormalWeb"/>
              <w:spacing w:before="0" w:beforeAutospacing="0" w:after="0" w:afterAutospacing="0"/>
              <w:jc w:val="center"/>
            </w:pPr>
            <w:r w:rsidRPr="00341E98">
              <w:t>52</w:t>
            </w:r>
          </w:p>
        </w:tc>
      </w:tr>
      <w:tr w:rsidR="000041EF" w:rsidRPr="00341E98" w14:paraId="578B75F8" w14:textId="77777777" w:rsidTr="000041EF">
        <w:trPr>
          <w:trHeight w:val="303"/>
        </w:trPr>
        <w:tc>
          <w:tcPr>
            <w:tcW w:w="2448" w:type="dxa"/>
          </w:tcPr>
          <w:p w14:paraId="34F2E0A5" w14:textId="2778B531"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stochastic block model</w:t>
            </w:r>
          </w:p>
        </w:tc>
        <w:tc>
          <w:tcPr>
            <w:tcW w:w="1761" w:type="dxa"/>
          </w:tcPr>
          <w:p w14:paraId="64A0D9AA" w14:textId="77777777" w:rsidR="000041EF" w:rsidRPr="00341E98" w:rsidRDefault="000041EF" w:rsidP="000041EF">
            <w:pPr>
              <w:pStyle w:val="NormalWeb"/>
              <w:spacing w:before="0" w:beforeAutospacing="0" w:after="0" w:afterAutospacing="0"/>
              <w:jc w:val="center"/>
            </w:pPr>
            <w:r w:rsidRPr="00341E98">
              <w:t>67503.250630552488</w:t>
            </w:r>
          </w:p>
        </w:tc>
        <w:tc>
          <w:tcPr>
            <w:tcW w:w="1112" w:type="dxa"/>
          </w:tcPr>
          <w:p w14:paraId="09CB4E67" w14:textId="77777777" w:rsidR="000041EF" w:rsidRPr="00341E98" w:rsidRDefault="000041EF" w:rsidP="000041EF">
            <w:pPr>
              <w:pStyle w:val="NormalWeb"/>
              <w:spacing w:before="0" w:beforeAutospacing="0" w:after="0" w:afterAutospacing="0"/>
              <w:jc w:val="center"/>
            </w:pPr>
            <w:r w:rsidRPr="00341E98">
              <w:t>61</w:t>
            </w:r>
          </w:p>
        </w:tc>
      </w:tr>
    </w:tbl>
    <w:p w14:paraId="1C399FE9" w14:textId="77777777" w:rsidR="000041EF" w:rsidRPr="00341E98" w:rsidRDefault="000041EF" w:rsidP="000041EF">
      <w:pPr>
        <w:pStyle w:val="NormalWeb"/>
        <w:jc w:val="both"/>
      </w:pPr>
    </w:p>
    <w:p w14:paraId="69B867F0" w14:textId="77777777" w:rsidR="000041EF" w:rsidRPr="00341E98" w:rsidRDefault="000041EF" w:rsidP="000041EF">
      <w:pPr>
        <w:pStyle w:val="NormalWeb"/>
        <w:jc w:val="both"/>
      </w:pPr>
    </w:p>
    <w:p w14:paraId="6278482A" w14:textId="77777777" w:rsidR="000041EF" w:rsidRPr="00341E98" w:rsidRDefault="000041EF" w:rsidP="000041EF">
      <w:pPr>
        <w:pStyle w:val="NormalWeb"/>
        <w:jc w:val="both"/>
      </w:pPr>
    </w:p>
    <w:p w14:paraId="3B755544" w14:textId="77777777" w:rsidR="000041EF" w:rsidRPr="00341E98" w:rsidRDefault="000041EF" w:rsidP="000041EF">
      <w:pPr>
        <w:pStyle w:val="NormalWeb"/>
        <w:jc w:val="both"/>
      </w:pPr>
    </w:p>
    <w:p w14:paraId="1F54DBA9" w14:textId="447C08BC" w:rsidR="000041EF" w:rsidRPr="00341E98" w:rsidRDefault="007D41A5" w:rsidP="000041EF">
      <w:pPr>
        <w:pStyle w:val="NormalWeb"/>
        <w:spacing w:before="0" w:beforeAutospacing="0" w:after="0" w:afterAutospacing="0"/>
        <w:jc w:val="center"/>
      </w:pPr>
      <w:r w:rsidRPr="00341E98">
        <w:rPr>
          <w:b/>
          <w:highlight w:val="yellow"/>
        </w:rPr>
        <w:t>Table 6</w:t>
      </w:r>
      <w:r w:rsidR="00180BFC" w:rsidRPr="00341E98">
        <w:rPr>
          <w:b/>
        </w:rPr>
        <w:t xml:space="preserve">: </w:t>
      </w:r>
      <w:r w:rsidR="00180BFC" w:rsidRPr="00341E98">
        <w:t>Degree correlated stochastic block model performs better than non-degree-correlated model based on minimum description length</w:t>
      </w:r>
    </w:p>
    <w:p w14:paraId="089E63A5" w14:textId="612ACB3D" w:rsidR="00706F6A" w:rsidRPr="00341E98" w:rsidRDefault="000041EF" w:rsidP="000041EF">
      <w:pPr>
        <w:pStyle w:val="NormalWeb"/>
        <w:jc w:val="both"/>
      </w:pPr>
      <w:r w:rsidRPr="00341E98">
        <w:t>A regular SBM has a drawback when applied to very large networks: it can’t find relatively small groups in very large networks. To address this problem, the nested stochastic block model</w:t>
      </w:r>
      <w:r w:rsidR="00180BFC" w:rsidRPr="00341E98">
        <w:t xml:space="preserve"> (</w:t>
      </w:r>
      <w:r w:rsidR="00180BFC" w:rsidRPr="00341E98">
        <w:rPr>
          <w:sz w:val="26"/>
          <w:szCs w:val="26"/>
          <w:shd w:val="clear" w:color="auto" w:fill="FFFFFF"/>
        </w:rPr>
        <w:t xml:space="preserve">Peixoto 2014) </w:t>
      </w:r>
      <w:r w:rsidRPr="00341E98">
        <w:t xml:space="preserve">was introduced. It not only finds small groups in large networks, but also provides a multilevel hierarchical description of the network. Table </w:t>
      </w:r>
      <w:r w:rsidR="00180BFC" w:rsidRPr="00341E98">
        <w:t>7</w:t>
      </w:r>
      <w:r w:rsidRPr="00341E98">
        <w:t xml:space="preserve"> demonstrates the </w:t>
      </w:r>
      <w:r w:rsidR="00706F6A" w:rsidRPr="00341E98">
        <w:t>general description</w:t>
      </w:r>
      <w:r w:rsidRPr="00341E98">
        <w:t xml:space="preserve"> of nested stochastic block models on </w:t>
      </w:r>
      <w:r w:rsidR="00C14237">
        <w:t xml:space="preserve">the developer-developer network, while </w:t>
      </w:r>
      <w:r w:rsidR="00706F6A" w:rsidRPr="00341E98">
        <w:t>Table 8 shows the group membership of developer ‘</w:t>
      </w:r>
      <w:proofErr w:type="spellStart"/>
      <w:r w:rsidR="00FC79B6" w:rsidRPr="00341E98">
        <w:t>xon</w:t>
      </w:r>
      <w:proofErr w:type="spellEnd"/>
      <w:r w:rsidR="00706F6A" w:rsidRPr="00341E98">
        <w:t>’ in different hierarchies.</w:t>
      </w:r>
    </w:p>
    <w:p w14:paraId="42CC6B31" w14:textId="77777777" w:rsidR="000041EF" w:rsidRPr="00341E98" w:rsidRDefault="000041EF" w:rsidP="000041EF">
      <w:pPr>
        <w:pStyle w:val="NormalWeb"/>
        <w:jc w:val="both"/>
      </w:pPr>
    </w:p>
    <w:tbl>
      <w:tblPr>
        <w:tblStyle w:val="TableGrid"/>
        <w:tblpPr w:leftFromText="180" w:rightFromText="180" w:vertAnchor="text" w:horzAnchor="margin" w:tblpXSpec="center" w:tblpYSpec="bottom"/>
        <w:tblW w:w="5598" w:type="dxa"/>
        <w:tblLayout w:type="fixed"/>
        <w:tblLook w:val="04A0" w:firstRow="1" w:lastRow="0" w:firstColumn="1" w:lastColumn="0" w:noHBand="0" w:noVBand="1"/>
      </w:tblPr>
      <w:tblGrid>
        <w:gridCol w:w="2538"/>
        <w:gridCol w:w="1671"/>
        <w:gridCol w:w="1389"/>
      </w:tblGrid>
      <w:tr w:rsidR="000041EF" w:rsidRPr="00341E98" w14:paraId="7086D812" w14:textId="77777777" w:rsidTr="000041EF">
        <w:trPr>
          <w:trHeight w:val="607"/>
        </w:trPr>
        <w:tc>
          <w:tcPr>
            <w:tcW w:w="2538" w:type="dxa"/>
          </w:tcPr>
          <w:p w14:paraId="37390254" w14:textId="77777777" w:rsidR="000041EF" w:rsidRPr="00341E98" w:rsidRDefault="000041EF" w:rsidP="000041EF">
            <w:pPr>
              <w:pStyle w:val="NormalWeb"/>
              <w:spacing w:before="0" w:beforeAutospacing="0" w:after="0" w:afterAutospacing="0"/>
              <w:jc w:val="center"/>
              <w:rPr>
                <w:b/>
              </w:rPr>
            </w:pPr>
            <w:r w:rsidRPr="00341E98">
              <w:rPr>
                <w:b/>
              </w:rPr>
              <w:lastRenderedPageBreak/>
              <w:t>Algorithm</w:t>
            </w:r>
          </w:p>
        </w:tc>
        <w:tc>
          <w:tcPr>
            <w:tcW w:w="1671" w:type="dxa"/>
          </w:tcPr>
          <w:p w14:paraId="211B2DF4" w14:textId="77777777" w:rsidR="000041EF" w:rsidRPr="00341E98" w:rsidRDefault="000041EF" w:rsidP="000041EF">
            <w:pPr>
              <w:pStyle w:val="NormalWeb"/>
              <w:spacing w:before="0" w:after="0"/>
              <w:jc w:val="center"/>
              <w:rPr>
                <w:b/>
              </w:rPr>
            </w:pPr>
            <w:r w:rsidRPr="00341E98">
              <w:rPr>
                <w:b/>
              </w:rPr>
              <w:t>Minimum description length</w:t>
            </w:r>
          </w:p>
        </w:tc>
        <w:tc>
          <w:tcPr>
            <w:tcW w:w="1389" w:type="dxa"/>
          </w:tcPr>
          <w:p w14:paraId="2ABEB086" w14:textId="77777777" w:rsidR="000041EF" w:rsidRPr="00341E98" w:rsidRDefault="000041EF" w:rsidP="000041EF">
            <w:pPr>
              <w:pStyle w:val="NormalWeb"/>
              <w:spacing w:before="0" w:beforeAutospacing="0" w:after="0" w:afterAutospacing="0"/>
              <w:jc w:val="center"/>
              <w:rPr>
                <w:b/>
              </w:rPr>
            </w:pPr>
            <w:r w:rsidRPr="00341E98">
              <w:rPr>
                <w:b/>
              </w:rPr>
              <w:t>Inferred Hierarchy</w:t>
            </w:r>
          </w:p>
        </w:tc>
      </w:tr>
      <w:tr w:rsidR="000041EF" w:rsidRPr="00341E98" w14:paraId="130F30EF" w14:textId="77777777" w:rsidTr="000041EF">
        <w:trPr>
          <w:trHeight w:val="293"/>
        </w:trPr>
        <w:tc>
          <w:tcPr>
            <w:tcW w:w="2538" w:type="dxa"/>
          </w:tcPr>
          <w:p w14:paraId="001C311D" w14:textId="45B5F316" w:rsidR="000041EF" w:rsidRPr="00341E98" w:rsidRDefault="007D46F3" w:rsidP="000041EF">
            <w:pPr>
              <w:pStyle w:val="NormalWeb"/>
              <w:spacing w:before="0" w:beforeAutospacing="0" w:after="0" w:afterAutospacing="0"/>
              <w:jc w:val="center"/>
              <w:rPr>
                <w:i/>
              </w:rPr>
            </w:pPr>
            <w:proofErr w:type="gramStart"/>
            <w:r w:rsidRPr="00341E98">
              <w:rPr>
                <w:i/>
              </w:rPr>
              <w:t xml:space="preserve">Non </w:t>
            </w:r>
            <w:r w:rsidR="00C64ED4" w:rsidRPr="00341E98">
              <w:rPr>
                <w:i/>
              </w:rPr>
              <w:t>degree</w:t>
            </w:r>
            <w:proofErr w:type="gramEnd"/>
            <w:r w:rsidRPr="00341E98">
              <w:rPr>
                <w:i/>
              </w:rPr>
              <w:t>-</w:t>
            </w:r>
            <w:r w:rsidR="000041EF" w:rsidRPr="00341E98">
              <w:rPr>
                <w:i/>
              </w:rPr>
              <w:t>correlated nested stochastic block model</w:t>
            </w:r>
          </w:p>
        </w:tc>
        <w:tc>
          <w:tcPr>
            <w:tcW w:w="1671" w:type="dxa"/>
          </w:tcPr>
          <w:p w14:paraId="5494E1B4" w14:textId="77777777" w:rsidR="000041EF" w:rsidRPr="00341E98" w:rsidRDefault="000041EF" w:rsidP="000041EF">
            <w:pPr>
              <w:pStyle w:val="NormalWeb"/>
              <w:spacing w:before="0" w:beforeAutospacing="0" w:after="0" w:afterAutospacing="0"/>
              <w:jc w:val="center"/>
            </w:pPr>
            <w:r w:rsidRPr="00341E98">
              <w:t>58349.392019931613</w:t>
            </w:r>
          </w:p>
        </w:tc>
        <w:tc>
          <w:tcPr>
            <w:tcW w:w="1389" w:type="dxa"/>
          </w:tcPr>
          <w:p w14:paraId="6EA38AC2" w14:textId="77777777" w:rsidR="000041EF" w:rsidRPr="00341E98" w:rsidRDefault="000041EF" w:rsidP="000041EF">
            <w:pPr>
              <w:pStyle w:val="NormalWeb"/>
              <w:spacing w:before="0" w:beforeAutospacing="0" w:after="0" w:afterAutospacing="0"/>
              <w:jc w:val="center"/>
            </w:pPr>
            <w:r w:rsidRPr="00341E98">
              <w:t>7</w:t>
            </w:r>
          </w:p>
        </w:tc>
      </w:tr>
      <w:tr w:rsidR="000041EF" w:rsidRPr="00341E98" w14:paraId="42929281" w14:textId="77777777" w:rsidTr="000041EF">
        <w:trPr>
          <w:trHeight w:val="303"/>
        </w:trPr>
        <w:tc>
          <w:tcPr>
            <w:tcW w:w="2538" w:type="dxa"/>
          </w:tcPr>
          <w:p w14:paraId="48D50F6C" w14:textId="30C808DF"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nested stochastic block model</w:t>
            </w:r>
          </w:p>
        </w:tc>
        <w:tc>
          <w:tcPr>
            <w:tcW w:w="1671" w:type="dxa"/>
          </w:tcPr>
          <w:p w14:paraId="30BD90D4" w14:textId="77777777" w:rsidR="000041EF" w:rsidRPr="00341E98" w:rsidRDefault="000041EF" w:rsidP="000041EF">
            <w:pPr>
              <w:pStyle w:val="NormalWeb"/>
              <w:spacing w:before="0" w:beforeAutospacing="0" w:after="0" w:afterAutospacing="0"/>
              <w:jc w:val="center"/>
            </w:pPr>
            <w:r w:rsidRPr="00341E98">
              <w:t>58447.470967214511</w:t>
            </w:r>
          </w:p>
        </w:tc>
        <w:tc>
          <w:tcPr>
            <w:tcW w:w="1389" w:type="dxa"/>
          </w:tcPr>
          <w:p w14:paraId="7369F2C0" w14:textId="77777777" w:rsidR="000041EF" w:rsidRPr="00341E98" w:rsidRDefault="000041EF" w:rsidP="000041EF">
            <w:pPr>
              <w:pStyle w:val="NormalWeb"/>
              <w:spacing w:before="0" w:beforeAutospacing="0" w:after="0" w:afterAutospacing="0"/>
              <w:jc w:val="center"/>
            </w:pPr>
            <w:r w:rsidRPr="00341E98">
              <w:t>6</w:t>
            </w:r>
          </w:p>
        </w:tc>
      </w:tr>
    </w:tbl>
    <w:p w14:paraId="0C0B484A" w14:textId="0E55BDD2" w:rsidR="000041EF" w:rsidRPr="00341E98" w:rsidRDefault="000041EF" w:rsidP="000041EF">
      <w:pPr>
        <w:pStyle w:val="NormalWeb"/>
        <w:jc w:val="both"/>
      </w:pPr>
    </w:p>
    <w:p w14:paraId="0A5FD9B7" w14:textId="6071505D" w:rsidR="007A4563" w:rsidRPr="00341E98" w:rsidRDefault="007A4563" w:rsidP="000041EF">
      <w:pPr>
        <w:pStyle w:val="NormalWeb"/>
        <w:jc w:val="both"/>
      </w:pPr>
    </w:p>
    <w:p w14:paraId="7624EA55" w14:textId="77777777" w:rsidR="007A4563" w:rsidRPr="00341E98" w:rsidRDefault="007A4563" w:rsidP="000041EF">
      <w:pPr>
        <w:pStyle w:val="NormalWeb"/>
        <w:jc w:val="both"/>
      </w:pPr>
    </w:p>
    <w:p w14:paraId="310F214B" w14:textId="5F12544E" w:rsidR="000041EF" w:rsidRPr="00341E98" w:rsidRDefault="000041EF" w:rsidP="000041EF">
      <w:pPr>
        <w:pStyle w:val="NormalWeb"/>
        <w:jc w:val="both"/>
      </w:pPr>
    </w:p>
    <w:p w14:paraId="2C7D0267" w14:textId="77777777" w:rsidR="000041EF" w:rsidRPr="00341E98" w:rsidRDefault="000041EF" w:rsidP="000041EF">
      <w:pPr>
        <w:pStyle w:val="NormalWeb"/>
        <w:jc w:val="both"/>
      </w:pPr>
    </w:p>
    <w:p w14:paraId="567E2055" w14:textId="54A3A8B2" w:rsidR="00706F6A" w:rsidRPr="00341E98" w:rsidRDefault="00180BFC" w:rsidP="00706F6A">
      <w:pPr>
        <w:pStyle w:val="NormalWeb"/>
        <w:spacing w:before="0" w:beforeAutospacing="0" w:after="0" w:afterAutospacing="0"/>
        <w:jc w:val="center"/>
      </w:pPr>
      <w:r w:rsidRPr="00341E98">
        <w:rPr>
          <w:b/>
          <w:highlight w:val="yellow"/>
        </w:rPr>
        <w:t>Table 7</w:t>
      </w:r>
      <w:r w:rsidRPr="00341E98">
        <w:rPr>
          <w:b/>
        </w:rPr>
        <w:t xml:space="preserve">: </w:t>
      </w:r>
      <w:r w:rsidR="00706F6A" w:rsidRPr="00341E98">
        <w:t>Although it is often true that the degree-corrected model provides a better fit for many empirical networks, there are also exceptions. As it shown in table 7, non-degree-correlated nested stochastic block model generates lower minimum description length on the developer-developer network than the degree-correlated nested stochastic block model.</w:t>
      </w:r>
    </w:p>
    <w:p w14:paraId="52D2002F" w14:textId="121CE4BF" w:rsidR="000041EF" w:rsidRPr="00341E98" w:rsidRDefault="000041EF" w:rsidP="000041EF">
      <w:pPr>
        <w:pStyle w:val="NormalWeb"/>
        <w:spacing w:before="0" w:beforeAutospacing="0" w:after="0" w:afterAutospacing="0"/>
        <w:jc w:val="center"/>
      </w:pPr>
    </w:p>
    <w:p w14:paraId="79801ED8" w14:textId="77777777" w:rsidR="00B42822" w:rsidRPr="00341E98" w:rsidRDefault="00B42822" w:rsidP="000041EF">
      <w:pPr>
        <w:pStyle w:val="NormalWeb"/>
        <w:spacing w:before="0" w:beforeAutospacing="0" w:after="0" w:afterAutospacing="0"/>
        <w:jc w:val="center"/>
      </w:pPr>
    </w:p>
    <w:tbl>
      <w:tblPr>
        <w:tblStyle w:val="TableGrid"/>
        <w:tblpPr w:leftFromText="180" w:rightFromText="180" w:vertAnchor="text" w:horzAnchor="margin" w:tblpXSpec="center" w:tblpYSpec="bottom"/>
        <w:tblW w:w="5778" w:type="dxa"/>
        <w:tblLayout w:type="fixed"/>
        <w:tblLook w:val="04A0" w:firstRow="1" w:lastRow="0" w:firstColumn="1" w:lastColumn="0" w:noHBand="0" w:noVBand="1"/>
      </w:tblPr>
      <w:tblGrid>
        <w:gridCol w:w="2538"/>
        <w:gridCol w:w="1671"/>
        <w:gridCol w:w="1569"/>
      </w:tblGrid>
      <w:tr w:rsidR="00706F6A" w:rsidRPr="00341E98" w14:paraId="28F3A2CA" w14:textId="77777777" w:rsidTr="00706F6A">
        <w:trPr>
          <w:trHeight w:val="607"/>
        </w:trPr>
        <w:tc>
          <w:tcPr>
            <w:tcW w:w="2538" w:type="dxa"/>
          </w:tcPr>
          <w:p w14:paraId="23656A9B" w14:textId="77777777" w:rsidR="00706F6A" w:rsidRPr="00341E98" w:rsidRDefault="00706F6A" w:rsidP="003D70F6">
            <w:pPr>
              <w:pStyle w:val="NormalWeb"/>
              <w:spacing w:before="0" w:beforeAutospacing="0" w:after="0" w:afterAutospacing="0"/>
              <w:jc w:val="center"/>
              <w:rPr>
                <w:b/>
              </w:rPr>
            </w:pPr>
            <w:r w:rsidRPr="00341E98">
              <w:rPr>
                <w:b/>
              </w:rPr>
              <w:t>Algorithm</w:t>
            </w:r>
          </w:p>
        </w:tc>
        <w:tc>
          <w:tcPr>
            <w:tcW w:w="1671" w:type="dxa"/>
          </w:tcPr>
          <w:p w14:paraId="04B794BA" w14:textId="72DECDB9" w:rsidR="00706F6A" w:rsidRPr="00341E98" w:rsidRDefault="00706F6A" w:rsidP="003D70F6">
            <w:pPr>
              <w:pStyle w:val="NormalWeb"/>
              <w:spacing w:before="0" w:after="0"/>
              <w:jc w:val="center"/>
              <w:rPr>
                <w:b/>
              </w:rPr>
            </w:pPr>
            <w:r w:rsidRPr="00341E98">
              <w:rPr>
                <w:b/>
              </w:rPr>
              <w:t>Hierarchy</w:t>
            </w:r>
          </w:p>
        </w:tc>
        <w:tc>
          <w:tcPr>
            <w:tcW w:w="1569" w:type="dxa"/>
          </w:tcPr>
          <w:p w14:paraId="11D163F0" w14:textId="5A725390" w:rsidR="00706F6A" w:rsidRPr="00341E98" w:rsidRDefault="00706F6A" w:rsidP="003D70F6">
            <w:pPr>
              <w:pStyle w:val="NormalWeb"/>
              <w:spacing w:before="0" w:beforeAutospacing="0" w:after="0" w:afterAutospacing="0"/>
              <w:jc w:val="center"/>
              <w:rPr>
                <w:b/>
              </w:rPr>
            </w:pPr>
            <w:r w:rsidRPr="00341E98">
              <w:rPr>
                <w:b/>
              </w:rPr>
              <w:t>Group Membership</w:t>
            </w:r>
          </w:p>
        </w:tc>
      </w:tr>
      <w:tr w:rsidR="00706F6A" w:rsidRPr="00341E98" w14:paraId="72F34F05" w14:textId="77777777" w:rsidTr="00706F6A">
        <w:trPr>
          <w:trHeight w:val="133"/>
        </w:trPr>
        <w:tc>
          <w:tcPr>
            <w:tcW w:w="2538" w:type="dxa"/>
            <w:vMerge w:val="restart"/>
          </w:tcPr>
          <w:p w14:paraId="25B8E67E" w14:textId="77777777" w:rsidR="00706F6A" w:rsidRPr="00341E98" w:rsidRDefault="00706F6A" w:rsidP="00706F6A">
            <w:pPr>
              <w:pStyle w:val="NormalWeb"/>
              <w:spacing w:before="0" w:beforeAutospacing="0" w:after="0" w:afterAutospacing="0"/>
              <w:rPr>
                <w:i/>
              </w:rPr>
            </w:pPr>
            <w:proofErr w:type="gramStart"/>
            <w:r w:rsidRPr="00341E98">
              <w:rPr>
                <w:i/>
              </w:rPr>
              <w:t>Non degree</w:t>
            </w:r>
            <w:proofErr w:type="gramEnd"/>
            <w:r w:rsidRPr="00341E98">
              <w:rPr>
                <w:i/>
              </w:rPr>
              <w:t>-correlated nested stochastic block model</w:t>
            </w:r>
          </w:p>
        </w:tc>
        <w:tc>
          <w:tcPr>
            <w:tcW w:w="1671" w:type="dxa"/>
          </w:tcPr>
          <w:p w14:paraId="416F31B6" w14:textId="2E7D6CF2" w:rsidR="00706F6A" w:rsidRPr="00341E98" w:rsidRDefault="00706F6A" w:rsidP="003D70F6">
            <w:pPr>
              <w:pStyle w:val="NormalWeb"/>
              <w:spacing w:before="0" w:beforeAutospacing="0" w:after="0" w:afterAutospacing="0"/>
              <w:jc w:val="center"/>
            </w:pPr>
            <w:r w:rsidRPr="00341E98">
              <w:t>0</w:t>
            </w:r>
          </w:p>
        </w:tc>
        <w:tc>
          <w:tcPr>
            <w:tcW w:w="1569" w:type="dxa"/>
          </w:tcPr>
          <w:p w14:paraId="61D2E6F6" w14:textId="67D3820B" w:rsidR="00706F6A" w:rsidRPr="00341E98" w:rsidRDefault="00706F6A" w:rsidP="003D70F6">
            <w:pPr>
              <w:pStyle w:val="NormalWeb"/>
              <w:spacing w:before="0" w:beforeAutospacing="0" w:after="0" w:afterAutospacing="0"/>
              <w:jc w:val="center"/>
            </w:pPr>
            <w:r w:rsidRPr="00341E98">
              <w:t>14</w:t>
            </w:r>
          </w:p>
        </w:tc>
      </w:tr>
      <w:tr w:rsidR="00706F6A" w:rsidRPr="00341E98" w14:paraId="0D679512" w14:textId="77777777" w:rsidTr="00706F6A">
        <w:trPr>
          <w:trHeight w:val="131"/>
        </w:trPr>
        <w:tc>
          <w:tcPr>
            <w:tcW w:w="2538" w:type="dxa"/>
            <w:vMerge/>
          </w:tcPr>
          <w:p w14:paraId="7FD9A0B8" w14:textId="77777777" w:rsidR="00706F6A" w:rsidRPr="00341E98" w:rsidRDefault="00706F6A" w:rsidP="00706F6A">
            <w:pPr>
              <w:pStyle w:val="NormalWeb"/>
              <w:spacing w:before="0" w:beforeAutospacing="0" w:after="0" w:afterAutospacing="0"/>
              <w:rPr>
                <w:i/>
              </w:rPr>
            </w:pPr>
          </w:p>
        </w:tc>
        <w:tc>
          <w:tcPr>
            <w:tcW w:w="1671" w:type="dxa"/>
          </w:tcPr>
          <w:p w14:paraId="5AF7A568" w14:textId="7C4E46D8" w:rsidR="00706F6A" w:rsidRPr="00341E98" w:rsidRDefault="00706F6A" w:rsidP="003D70F6">
            <w:pPr>
              <w:pStyle w:val="NormalWeb"/>
              <w:spacing w:before="0" w:beforeAutospacing="0" w:after="0" w:afterAutospacing="0"/>
              <w:jc w:val="center"/>
            </w:pPr>
            <w:r w:rsidRPr="00341E98">
              <w:t>1</w:t>
            </w:r>
          </w:p>
        </w:tc>
        <w:tc>
          <w:tcPr>
            <w:tcW w:w="1569" w:type="dxa"/>
          </w:tcPr>
          <w:p w14:paraId="69917CA4" w14:textId="4CF449E4" w:rsidR="00706F6A" w:rsidRPr="00341E98" w:rsidRDefault="00706F6A" w:rsidP="003D70F6">
            <w:pPr>
              <w:pStyle w:val="NormalWeb"/>
              <w:spacing w:before="0" w:beforeAutospacing="0" w:after="0" w:afterAutospacing="0"/>
              <w:jc w:val="center"/>
            </w:pPr>
            <w:r w:rsidRPr="00341E98">
              <w:t>8</w:t>
            </w:r>
          </w:p>
        </w:tc>
      </w:tr>
      <w:tr w:rsidR="00706F6A" w:rsidRPr="00341E98" w14:paraId="2C5EEB37" w14:textId="77777777" w:rsidTr="00706F6A">
        <w:trPr>
          <w:trHeight w:val="131"/>
        </w:trPr>
        <w:tc>
          <w:tcPr>
            <w:tcW w:w="2538" w:type="dxa"/>
            <w:vMerge/>
          </w:tcPr>
          <w:p w14:paraId="59CE7FD2" w14:textId="77777777" w:rsidR="00706F6A" w:rsidRPr="00341E98" w:rsidRDefault="00706F6A" w:rsidP="00706F6A">
            <w:pPr>
              <w:pStyle w:val="NormalWeb"/>
              <w:spacing w:before="0" w:beforeAutospacing="0" w:after="0" w:afterAutospacing="0"/>
              <w:rPr>
                <w:i/>
              </w:rPr>
            </w:pPr>
          </w:p>
        </w:tc>
        <w:tc>
          <w:tcPr>
            <w:tcW w:w="1671" w:type="dxa"/>
          </w:tcPr>
          <w:p w14:paraId="620A828A" w14:textId="51770ABE" w:rsidR="00706F6A" w:rsidRPr="00341E98" w:rsidRDefault="00706F6A" w:rsidP="003D70F6">
            <w:pPr>
              <w:pStyle w:val="NormalWeb"/>
              <w:spacing w:before="0" w:beforeAutospacing="0" w:after="0" w:afterAutospacing="0"/>
              <w:jc w:val="center"/>
            </w:pPr>
            <w:r w:rsidRPr="00341E98">
              <w:t>2</w:t>
            </w:r>
          </w:p>
        </w:tc>
        <w:tc>
          <w:tcPr>
            <w:tcW w:w="1569" w:type="dxa"/>
          </w:tcPr>
          <w:p w14:paraId="483ECD83" w14:textId="26D030C9" w:rsidR="00706F6A" w:rsidRPr="00341E98" w:rsidRDefault="00706F6A" w:rsidP="003D70F6">
            <w:pPr>
              <w:pStyle w:val="NormalWeb"/>
              <w:spacing w:before="0" w:beforeAutospacing="0" w:after="0" w:afterAutospacing="0"/>
              <w:jc w:val="center"/>
            </w:pPr>
            <w:r w:rsidRPr="00341E98">
              <w:t>7</w:t>
            </w:r>
          </w:p>
        </w:tc>
      </w:tr>
      <w:tr w:rsidR="00706F6A" w:rsidRPr="00341E98" w14:paraId="73AAA41D" w14:textId="77777777" w:rsidTr="00706F6A">
        <w:trPr>
          <w:trHeight w:val="131"/>
        </w:trPr>
        <w:tc>
          <w:tcPr>
            <w:tcW w:w="2538" w:type="dxa"/>
            <w:vMerge/>
          </w:tcPr>
          <w:p w14:paraId="5072618A" w14:textId="77777777" w:rsidR="00706F6A" w:rsidRPr="00341E98" w:rsidRDefault="00706F6A" w:rsidP="00706F6A">
            <w:pPr>
              <w:pStyle w:val="NormalWeb"/>
              <w:spacing w:before="0" w:beforeAutospacing="0" w:after="0" w:afterAutospacing="0"/>
              <w:rPr>
                <w:i/>
              </w:rPr>
            </w:pPr>
          </w:p>
        </w:tc>
        <w:tc>
          <w:tcPr>
            <w:tcW w:w="1671" w:type="dxa"/>
          </w:tcPr>
          <w:p w14:paraId="4F14CCB0" w14:textId="5A346601" w:rsidR="00706F6A" w:rsidRPr="00341E98" w:rsidRDefault="00706F6A" w:rsidP="003D70F6">
            <w:pPr>
              <w:pStyle w:val="NormalWeb"/>
              <w:spacing w:before="0" w:beforeAutospacing="0" w:after="0" w:afterAutospacing="0"/>
              <w:jc w:val="center"/>
            </w:pPr>
            <w:r w:rsidRPr="00341E98">
              <w:t>3</w:t>
            </w:r>
          </w:p>
        </w:tc>
        <w:tc>
          <w:tcPr>
            <w:tcW w:w="1569" w:type="dxa"/>
          </w:tcPr>
          <w:p w14:paraId="6BFD68CE" w14:textId="6C2ACB0C" w:rsidR="00706F6A" w:rsidRPr="00341E98" w:rsidRDefault="00706F6A" w:rsidP="003D70F6">
            <w:pPr>
              <w:pStyle w:val="NormalWeb"/>
              <w:spacing w:before="0" w:beforeAutospacing="0" w:after="0" w:afterAutospacing="0"/>
              <w:jc w:val="center"/>
            </w:pPr>
            <w:r w:rsidRPr="00341E98">
              <w:t>6</w:t>
            </w:r>
          </w:p>
        </w:tc>
      </w:tr>
      <w:tr w:rsidR="00706F6A" w:rsidRPr="00341E98" w14:paraId="79E42E3B" w14:textId="77777777" w:rsidTr="00706F6A">
        <w:trPr>
          <w:trHeight w:val="131"/>
        </w:trPr>
        <w:tc>
          <w:tcPr>
            <w:tcW w:w="2538" w:type="dxa"/>
            <w:vMerge/>
          </w:tcPr>
          <w:p w14:paraId="7466E158" w14:textId="77777777" w:rsidR="00706F6A" w:rsidRPr="00341E98" w:rsidRDefault="00706F6A" w:rsidP="00706F6A">
            <w:pPr>
              <w:pStyle w:val="NormalWeb"/>
              <w:spacing w:before="0" w:beforeAutospacing="0" w:after="0" w:afterAutospacing="0"/>
              <w:rPr>
                <w:i/>
              </w:rPr>
            </w:pPr>
          </w:p>
        </w:tc>
        <w:tc>
          <w:tcPr>
            <w:tcW w:w="1671" w:type="dxa"/>
          </w:tcPr>
          <w:p w14:paraId="29DFF411" w14:textId="589AFE26" w:rsidR="00706F6A" w:rsidRPr="00341E98" w:rsidRDefault="00706F6A" w:rsidP="003D70F6">
            <w:pPr>
              <w:pStyle w:val="NormalWeb"/>
              <w:spacing w:before="0" w:beforeAutospacing="0" w:after="0" w:afterAutospacing="0"/>
              <w:jc w:val="center"/>
            </w:pPr>
            <w:r w:rsidRPr="00341E98">
              <w:t>4</w:t>
            </w:r>
          </w:p>
        </w:tc>
        <w:tc>
          <w:tcPr>
            <w:tcW w:w="1569" w:type="dxa"/>
          </w:tcPr>
          <w:p w14:paraId="0FA2F6D6" w14:textId="29A80990" w:rsidR="00706F6A" w:rsidRPr="00341E98" w:rsidRDefault="00706F6A" w:rsidP="003D70F6">
            <w:pPr>
              <w:pStyle w:val="NormalWeb"/>
              <w:spacing w:before="0" w:beforeAutospacing="0" w:after="0" w:afterAutospacing="0"/>
              <w:jc w:val="center"/>
            </w:pPr>
            <w:r w:rsidRPr="00341E98">
              <w:t>5</w:t>
            </w:r>
          </w:p>
        </w:tc>
      </w:tr>
      <w:tr w:rsidR="00706F6A" w:rsidRPr="00341E98" w14:paraId="6D62AC8C" w14:textId="77777777" w:rsidTr="00706F6A">
        <w:trPr>
          <w:trHeight w:val="131"/>
        </w:trPr>
        <w:tc>
          <w:tcPr>
            <w:tcW w:w="2538" w:type="dxa"/>
            <w:vMerge/>
          </w:tcPr>
          <w:p w14:paraId="41CE7A01" w14:textId="77777777" w:rsidR="00706F6A" w:rsidRPr="00341E98" w:rsidRDefault="00706F6A" w:rsidP="00706F6A">
            <w:pPr>
              <w:pStyle w:val="NormalWeb"/>
              <w:spacing w:before="0" w:beforeAutospacing="0" w:after="0" w:afterAutospacing="0"/>
              <w:rPr>
                <w:i/>
              </w:rPr>
            </w:pPr>
          </w:p>
        </w:tc>
        <w:tc>
          <w:tcPr>
            <w:tcW w:w="1671" w:type="dxa"/>
          </w:tcPr>
          <w:p w14:paraId="292B59D9" w14:textId="3AB26DC6" w:rsidR="00706F6A" w:rsidRPr="00341E98" w:rsidRDefault="00706F6A" w:rsidP="003D70F6">
            <w:pPr>
              <w:pStyle w:val="NormalWeb"/>
              <w:spacing w:before="0" w:beforeAutospacing="0" w:after="0" w:afterAutospacing="0"/>
              <w:jc w:val="center"/>
            </w:pPr>
            <w:r w:rsidRPr="00341E98">
              <w:t>5</w:t>
            </w:r>
          </w:p>
        </w:tc>
        <w:tc>
          <w:tcPr>
            <w:tcW w:w="1569" w:type="dxa"/>
          </w:tcPr>
          <w:p w14:paraId="7F22995E" w14:textId="0EA6FF4A" w:rsidR="00706F6A" w:rsidRPr="00341E98" w:rsidRDefault="00706F6A" w:rsidP="003D70F6">
            <w:pPr>
              <w:pStyle w:val="NormalWeb"/>
              <w:spacing w:before="0" w:beforeAutospacing="0" w:after="0" w:afterAutospacing="0"/>
              <w:jc w:val="center"/>
            </w:pPr>
            <w:r w:rsidRPr="00341E98">
              <w:t>4</w:t>
            </w:r>
          </w:p>
        </w:tc>
      </w:tr>
      <w:tr w:rsidR="00706F6A" w:rsidRPr="00341E98" w14:paraId="04B6790C" w14:textId="77777777" w:rsidTr="00706F6A">
        <w:trPr>
          <w:trHeight w:val="131"/>
        </w:trPr>
        <w:tc>
          <w:tcPr>
            <w:tcW w:w="2538" w:type="dxa"/>
            <w:vMerge/>
          </w:tcPr>
          <w:p w14:paraId="7D826B5F" w14:textId="77777777" w:rsidR="00706F6A" w:rsidRPr="00341E98" w:rsidRDefault="00706F6A" w:rsidP="00706F6A">
            <w:pPr>
              <w:pStyle w:val="NormalWeb"/>
              <w:spacing w:before="0" w:beforeAutospacing="0" w:after="0" w:afterAutospacing="0"/>
              <w:rPr>
                <w:i/>
              </w:rPr>
            </w:pPr>
          </w:p>
        </w:tc>
        <w:tc>
          <w:tcPr>
            <w:tcW w:w="1671" w:type="dxa"/>
          </w:tcPr>
          <w:p w14:paraId="0F5E06BD" w14:textId="174038B3" w:rsidR="00706F6A" w:rsidRPr="00341E98" w:rsidRDefault="00706F6A" w:rsidP="003D70F6">
            <w:pPr>
              <w:pStyle w:val="NormalWeb"/>
              <w:spacing w:before="0" w:beforeAutospacing="0" w:after="0" w:afterAutospacing="0"/>
              <w:jc w:val="center"/>
            </w:pPr>
            <w:r w:rsidRPr="00341E98">
              <w:t>6</w:t>
            </w:r>
          </w:p>
        </w:tc>
        <w:tc>
          <w:tcPr>
            <w:tcW w:w="1569" w:type="dxa"/>
          </w:tcPr>
          <w:p w14:paraId="25353171" w14:textId="09918BC4" w:rsidR="00706F6A" w:rsidRPr="00341E98" w:rsidRDefault="00706F6A" w:rsidP="003D70F6">
            <w:pPr>
              <w:pStyle w:val="NormalWeb"/>
              <w:spacing w:before="0" w:beforeAutospacing="0" w:after="0" w:afterAutospacing="0"/>
              <w:jc w:val="center"/>
            </w:pPr>
            <w:r w:rsidRPr="00341E98">
              <w:t>3</w:t>
            </w:r>
          </w:p>
        </w:tc>
      </w:tr>
      <w:tr w:rsidR="00706F6A" w:rsidRPr="00341E98" w14:paraId="657FA111" w14:textId="77777777" w:rsidTr="00706F6A">
        <w:trPr>
          <w:trHeight w:val="154"/>
        </w:trPr>
        <w:tc>
          <w:tcPr>
            <w:tcW w:w="2538" w:type="dxa"/>
            <w:vMerge w:val="restart"/>
          </w:tcPr>
          <w:p w14:paraId="7B2B62FB" w14:textId="77777777" w:rsidR="00706F6A" w:rsidRPr="00341E98" w:rsidRDefault="00706F6A" w:rsidP="00706F6A">
            <w:pPr>
              <w:pStyle w:val="NormalWeb"/>
              <w:spacing w:before="0" w:beforeAutospacing="0" w:after="0" w:afterAutospacing="0"/>
              <w:rPr>
                <w:i/>
              </w:rPr>
            </w:pPr>
            <w:r w:rsidRPr="00341E98">
              <w:rPr>
                <w:i/>
              </w:rPr>
              <w:t>Degree-correlated nested stochastic block model</w:t>
            </w:r>
          </w:p>
        </w:tc>
        <w:tc>
          <w:tcPr>
            <w:tcW w:w="1671" w:type="dxa"/>
          </w:tcPr>
          <w:p w14:paraId="4A81343D" w14:textId="0FDC4CB4" w:rsidR="00706F6A" w:rsidRPr="00341E98" w:rsidRDefault="00706F6A" w:rsidP="003D70F6">
            <w:pPr>
              <w:pStyle w:val="NormalWeb"/>
              <w:spacing w:before="0" w:beforeAutospacing="0" w:after="0" w:afterAutospacing="0"/>
              <w:jc w:val="center"/>
            </w:pPr>
            <w:r w:rsidRPr="00341E98">
              <w:t>0</w:t>
            </w:r>
          </w:p>
        </w:tc>
        <w:tc>
          <w:tcPr>
            <w:tcW w:w="1569" w:type="dxa"/>
          </w:tcPr>
          <w:p w14:paraId="59BDE824" w14:textId="48B281CF" w:rsidR="00706F6A" w:rsidRPr="00341E98" w:rsidRDefault="00706F6A" w:rsidP="003D70F6">
            <w:pPr>
              <w:pStyle w:val="NormalWeb"/>
              <w:spacing w:before="0" w:beforeAutospacing="0" w:after="0" w:afterAutospacing="0"/>
              <w:jc w:val="center"/>
            </w:pPr>
            <w:r w:rsidRPr="00341E98">
              <w:t>13</w:t>
            </w:r>
          </w:p>
        </w:tc>
      </w:tr>
      <w:tr w:rsidR="00706F6A" w:rsidRPr="00341E98" w14:paraId="2639AB95" w14:textId="77777777" w:rsidTr="00706F6A">
        <w:trPr>
          <w:trHeight w:val="153"/>
        </w:trPr>
        <w:tc>
          <w:tcPr>
            <w:tcW w:w="2538" w:type="dxa"/>
            <w:vMerge/>
          </w:tcPr>
          <w:p w14:paraId="51E60D4F" w14:textId="77777777" w:rsidR="00706F6A" w:rsidRPr="00341E98" w:rsidRDefault="00706F6A" w:rsidP="003D70F6">
            <w:pPr>
              <w:pStyle w:val="NormalWeb"/>
              <w:spacing w:before="0" w:beforeAutospacing="0" w:after="0" w:afterAutospacing="0"/>
              <w:jc w:val="center"/>
              <w:rPr>
                <w:i/>
              </w:rPr>
            </w:pPr>
          </w:p>
        </w:tc>
        <w:tc>
          <w:tcPr>
            <w:tcW w:w="1671" w:type="dxa"/>
          </w:tcPr>
          <w:p w14:paraId="01997D2C" w14:textId="7B194E7E" w:rsidR="00706F6A" w:rsidRPr="00341E98" w:rsidRDefault="00706F6A" w:rsidP="003D70F6">
            <w:pPr>
              <w:pStyle w:val="NormalWeb"/>
              <w:spacing w:before="0" w:beforeAutospacing="0" w:after="0" w:afterAutospacing="0"/>
              <w:jc w:val="center"/>
            </w:pPr>
            <w:r w:rsidRPr="00341E98">
              <w:t>1</w:t>
            </w:r>
          </w:p>
        </w:tc>
        <w:tc>
          <w:tcPr>
            <w:tcW w:w="1569" w:type="dxa"/>
          </w:tcPr>
          <w:p w14:paraId="7863C2EB" w14:textId="5761F1E2" w:rsidR="00706F6A" w:rsidRPr="00341E98" w:rsidRDefault="00706F6A" w:rsidP="003D70F6">
            <w:pPr>
              <w:pStyle w:val="NormalWeb"/>
              <w:spacing w:before="0" w:beforeAutospacing="0" w:after="0" w:afterAutospacing="0"/>
              <w:jc w:val="center"/>
            </w:pPr>
            <w:r w:rsidRPr="00341E98">
              <w:t>0</w:t>
            </w:r>
          </w:p>
        </w:tc>
      </w:tr>
      <w:tr w:rsidR="00706F6A" w:rsidRPr="00341E98" w14:paraId="3CB1AE9F" w14:textId="77777777" w:rsidTr="00706F6A">
        <w:trPr>
          <w:trHeight w:val="153"/>
        </w:trPr>
        <w:tc>
          <w:tcPr>
            <w:tcW w:w="2538" w:type="dxa"/>
            <w:vMerge/>
          </w:tcPr>
          <w:p w14:paraId="0D783C0A" w14:textId="77777777" w:rsidR="00706F6A" w:rsidRPr="00341E98" w:rsidRDefault="00706F6A" w:rsidP="003D70F6">
            <w:pPr>
              <w:pStyle w:val="NormalWeb"/>
              <w:spacing w:before="0" w:beforeAutospacing="0" w:after="0" w:afterAutospacing="0"/>
              <w:jc w:val="center"/>
              <w:rPr>
                <w:i/>
              </w:rPr>
            </w:pPr>
          </w:p>
        </w:tc>
        <w:tc>
          <w:tcPr>
            <w:tcW w:w="1671" w:type="dxa"/>
          </w:tcPr>
          <w:p w14:paraId="58A3F4FE" w14:textId="2C843933" w:rsidR="00706F6A" w:rsidRPr="00341E98" w:rsidRDefault="00706F6A" w:rsidP="003D70F6">
            <w:pPr>
              <w:pStyle w:val="NormalWeb"/>
              <w:spacing w:before="0" w:beforeAutospacing="0" w:after="0" w:afterAutospacing="0"/>
              <w:jc w:val="center"/>
            </w:pPr>
            <w:r w:rsidRPr="00341E98">
              <w:t>2</w:t>
            </w:r>
          </w:p>
        </w:tc>
        <w:tc>
          <w:tcPr>
            <w:tcW w:w="1569" w:type="dxa"/>
          </w:tcPr>
          <w:p w14:paraId="24FA984E" w14:textId="71DDD654" w:rsidR="00706F6A" w:rsidRPr="00341E98" w:rsidRDefault="00706F6A" w:rsidP="003D70F6">
            <w:pPr>
              <w:pStyle w:val="NormalWeb"/>
              <w:spacing w:before="0" w:beforeAutospacing="0" w:after="0" w:afterAutospacing="0"/>
              <w:jc w:val="center"/>
            </w:pPr>
            <w:r w:rsidRPr="00341E98">
              <w:t>0</w:t>
            </w:r>
          </w:p>
        </w:tc>
      </w:tr>
      <w:tr w:rsidR="00706F6A" w:rsidRPr="00341E98" w14:paraId="04B85D22" w14:textId="77777777" w:rsidTr="00706F6A">
        <w:trPr>
          <w:trHeight w:val="153"/>
        </w:trPr>
        <w:tc>
          <w:tcPr>
            <w:tcW w:w="2538" w:type="dxa"/>
            <w:vMerge/>
          </w:tcPr>
          <w:p w14:paraId="0784CBC7" w14:textId="77777777" w:rsidR="00706F6A" w:rsidRPr="00341E98" w:rsidRDefault="00706F6A" w:rsidP="003D70F6">
            <w:pPr>
              <w:pStyle w:val="NormalWeb"/>
              <w:spacing w:before="0" w:beforeAutospacing="0" w:after="0" w:afterAutospacing="0"/>
              <w:jc w:val="center"/>
              <w:rPr>
                <w:i/>
              </w:rPr>
            </w:pPr>
          </w:p>
        </w:tc>
        <w:tc>
          <w:tcPr>
            <w:tcW w:w="1671" w:type="dxa"/>
          </w:tcPr>
          <w:p w14:paraId="0C8A45BF" w14:textId="38F2E2AF" w:rsidR="00706F6A" w:rsidRPr="00341E98" w:rsidRDefault="00706F6A" w:rsidP="003D70F6">
            <w:pPr>
              <w:pStyle w:val="NormalWeb"/>
              <w:spacing w:before="0" w:beforeAutospacing="0" w:after="0" w:afterAutospacing="0"/>
              <w:jc w:val="center"/>
            </w:pPr>
            <w:r w:rsidRPr="00341E98">
              <w:t>3</w:t>
            </w:r>
          </w:p>
        </w:tc>
        <w:tc>
          <w:tcPr>
            <w:tcW w:w="1569" w:type="dxa"/>
          </w:tcPr>
          <w:p w14:paraId="2FA2698F" w14:textId="02DB90C4" w:rsidR="00706F6A" w:rsidRPr="00341E98" w:rsidRDefault="00FC79B6" w:rsidP="003D70F6">
            <w:pPr>
              <w:pStyle w:val="NormalWeb"/>
              <w:spacing w:before="0" w:beforeAutospacing="0" w:after="0" w:afterAutospacing="0"/>
              <w:jc w:val="center"/>
            </w:pPr>
            <w:r w:rsidRPr="00341E98">
              <w:t>0</w:t>
            </w:r>
          </w:p>
        </w:tc>
      </w:tr>
      <w:tr w:rsidR="00706F6A" w:rsidRPr="00341E98" w14:paraId="339A917E" w14:textId="77777777" w:rsidTr="00706F6A">
        <w:trPr>
          <w:trHeight w:val="153"/>
        </w:trPr>
        <w:tc>
          <w:tcPr>
            <w:tcW w:w="2538" w:type="dxa"/>
            <w:vMerge/>
          </w:tcPr>
          <w:p w14:paraId="2FD98E16" w14:textId="77777777" w:rsidR="00706F6A" w:rsidRPr="00341E98" w:rsidRDefault="00706F6A" w:rsidP="003D70F6">
            <w:pPr>
              <w:pStyle w:val="NormalWeb"/>
              <w:spacing w:before="0" w:beforeAutospacing="0" w:after="0" w:afterAutospacing="0"/>
              <w:jc w:val="center"/>
              <w:rPr>
                <w:i/>
              </w:rPr>
            </w:pPr>
          </w:p>
        </w:tc>
        <w:tc>
          <w:tcPr>
            <w:tcW w:w="1671" w:type="dxa"/>
          </w:tcPr>
          <w:p w14:paraId="482CA654" w14:textId="0EEE3B85" w:rsidR="00706F6A" w:rsidRPr="00341E98" w:rsidRDefault="00706F6A" w:rsidP="003D70F6">
            <w:pPr>
              <w:pStyle w:val="NormalWeb"/>
              <w:spacing w:before="0" w:beforeAutospacing="0" w:after="0" w:afterAutospacing="0"/>
              <w:jc w:val="center"/>
            </w:pPr>
            <w:r w:rsidRPr="00341E98">
              <w:t>4</w:t>
            </w:r>
          </w:p>
        </w:tc>
        <w:tc>
          <w:tcPr>
            <w:tcW w:w="1569" w:type="dxa"/>
          </w:tcPr>
          <w:p w14:paraId="73F5B12A" w14:textId="7E361EAB" w:rsidR="00706F6A" w:rsidRPr="00341E98" w:rsidRDefault="00FC79B6" w:rsidP="003D70F6">
            <w:pPr>
              <w:pStyle w:val="NormalWeb"/>
              <w:spacing w:before="0" w:beforeAutospacing="0" w:after="0" w:afterAutospacing="0"/>
              <w:jc w:val="center"/>
            </w:pPr>
            <w:r w:rsidRPr="00341E98">
              <w:t>0</w:t>
            </w:r>
          </w:p>
        </w:tc>
      </w:tr>
      <w:tr w:rsidR="00706F6A" w:rsidRPr="00341E98" w14:paraId="6CCCA432" w14:textId="77777777" w:rsidTr="00706F6A">
        <w:trPr>
          <w:trHeight w:val="153"/>
        </w:trPr>
        <w:tc>
          <w:tcPr>
            <w:tcW w:w="2538" w:type="dxa"/>
            <w:vMerge/>
          </w:tcPr>
          <w:p w14:paraId="4BCC64B7" w14:textId="77777777" w:rsidR="00706F6A" w:rsidRPr="00341E98" w:rsidRDefault="00706F6A" w:rsidP="003D70F6">
            <w:pPr>
              <w:pStyle w:val="NormalWeb"/>
              <w:spacing w:before="0" w:beforeAutospacing="0" w:after="0" w:afterAutospacing="0"/>
              <w:jc w:val="center"/>
              <w:rPr>
                <w:i/>
              </w:rPr>
            </w:pPr>
          </w:p>
        </w:tc>
        <w:tc>
          <w:tcPr>
            <w:tcW w:w="1671" w:type="dxa"/>
          </w:tcPr>
          <w:p w14:paraId="7B40A76E" w14:textId="647F457F" w:rsidR="00706F6A" w:rsidRPr="00341E98" w:rsidRDefault="00706F6A" w:rsidP="003D70F6">
            <w:pPr>
              <w:pStyle w:val="NormalWeb"/>
              <w:spacing w:before="0" w:beforeAutospacing="0" w:after="0" w:afterAutospacing="0"/>
              <w:jc w:val="center"/>
            </w:pPr>
            <w:r w:rsidRPr="00341E98">
              <w:t>5</w:t>
            </w:r>
          </w:p>
        </w:tc>
        <w:tc>
          <w:tcPr>
            <w:tcW w:w="1569" w:type="dxa"/>
          </w:tcPr>
          <w:p w14:paraId="7A6416D3" w14:textId="72686574" w:rsidR="00706F6A" w:rsidRPr="00341E98" w:rsidRDefault="00FC79B6" w:rsidP="003D70F6">
            <w:pPr>
              <w:pStyle w:val="NormalWeb"/>
              <w:spacing w:before="0" w:beforeAutospacing="0" w:after="0" w:afterAutospacing="0"/>
              <w:jc w:val="center"/>
            </w:pPr>
            <w:r w:rsidRPr="00341E98">
              <w:t>0</w:t>
            </w:r>
          </w:p>
        </w:tc>
      </w:tr>
    </w:tbl>
    <w:p w14:paraId="33F32C1F" w14:textId="77777777" w:rsidR="00706F6A" w:rsidRPr="00341E98" w:rsidRDefault="00706F6A" w:rsidP="000041EF">
      <w:pPr>
        <w:pStyle w:val="NormalWeb"/>
        <w:spacing w:before="0" w:beforeAutospacing="0" w:after="0" w:afterAutospacing="0"/>
        <w:jc w:val="center"/>
      </w:pPr>
    </w:p>
    <w:p w14:paraId="7E7D35B8" w14:textId="77777777" w:rsidR="00706F6A" w:rsidRPr="00341E98" w:rsidRDefault="00706F6A" w:rsidP="000041EF">
      <w:pPr>
        <w:pStyle w:val="NormalWeb"/>
        <w:jc w:val="both"/>
      </w:pPr>
    </w:p>
    <w:p w14:paraId="4754DA4B" w14:textId="77777777" w:rsidR="007D46F3" w:rsidRPr="00341E98" w:rsidRDefault="007D46F3" w:rsidP="000041EF">
      <w:pPr>
        <w:pStyle w:val="NormalWeb"/>
        <w:jc w:val="both"/>
      </w:pPr>
    </w:p>
    <w:p w14:paraId="595FD3B5" w14:textId="5C37D0D7" w:rsidR="00C64ED4" w:rsidRPr="00341E98" w:rsidRDefault="00C64ED4" w:rsidP="000041EF">
      <w:pPr>
        <w:pStyle w:val="NormalWeb"/>
        <w:jc w:val="both"/>
      </w:pPr>
    </w:p>
    <w:p w14:paraId="6453B9FF" w14:textId="52F952CB" w:rsidR="00FC79B6" w:rsidRPr="00341E98" w:rsidRDefault="00FC79B6" w:rsidP="000041EF">
      <w:pPr>
        <w:pStyle w:val="NormalWeb"/>
        <w:jc w:val="both"/>
      </w:pPr>
    </w:p>
    <w:p w14:paraId="41EA0ADD" w14:textId="234813C5" w:rsidR="00FC79B6" w:rsidRPr="00341E98" w:rsidRDefault="00FC79B6" w:rsidP="000041EF">
      <w:pPr>
        <w:pStyle w:val="NormalWeb"/>
        <w:jc w:val="both"/>
      </w:pPr>
    </w:p>
    <w:p w14:paraId="1F2B242A" w14:textId="598BB31A" w:rsidR="00FC79B6" w:rsidRPr="00341E98" w:rsidRDefault="00FC79B6" w:rsidP="000041EF">
      <w:pPr>
        <w:pStyle w:val="NormalWeb"/>
        <w:jc w:val="both"/>
      </w:pPr>
    </w:p>
    <w:p w14:paraId="5F62BFD7" w14:textId="31B46860" w:rsidR="00FC79B6" w:rsidRPr="00341E98" w:rsidRDefault="00FC79B6" w:rsidP="000041EF">
      <w:pPr>
        <w:pStyle w:val="NormalWeb"/>
        <w:jc w:val="both"/>
      </w:pPr>
    </w:p>
    <w:p w14:paraId="05CDC18E" w14:textId="2BC6ECF7" w:rsidR="00C94924" w:rsidRPr="00341E98" w:rsidRDefault="00FC79B6" w:rsidP="00B42822">
      <w:pPr>
        <w:pStyle w:val="NormalWeb"/>
        <w:spacing w:before="0" w:beforeAutospacing="0" w:after="0" w:afterAutospacing="0"/>
        <w:jc w:val="center"/>
      </w:pPr>
      <w:r w:rsidRPr="00341E98">
        <w:rPr>
          <w:b/>
          <w:highlight w:val="yellow"/>
        </w:rPr>
        <w:t>Table 8</w:t>
      </w:r>
      <w:r w:rsidRPr="00341E98">
        <w:rPr>
          <w:b/>
        </w:rPr>
        <w:t xml:space="preserve">: </w:t>
      </w:r>
      <w:r w:rsidRPr="00341E98">
        <w:t>Developer ‘</w:t>
      </w:r>
      <w:proofErr w:type="spellStart"/>
      <w:r w:rsidRPr="00341E98">
        <w:t>xon</w:t>
      </w:r>
      <w:proofErr w:type="spellEnd"/>
      <w:r w:rsidRPr="00341E98">
        <w:t>’ membership in different hierarchies</w:t>
      </w:r>
    </w:p>
    <w:p w14:paraId="097D8800" w14:textId="77777777" w:rsidR="00B42822" w:rsidRPr="00341E98" w:rsidRDefault="00B42822" w:rsidP="00B42822">
      <w:pPr>
        <w:pStyle w:val="NormalWeb"/>
        <w:spacing w:before="0" w:beforeAutospacing="0" w:after="0" w:afterAutospacing="0"/>
        <w:jc w:val="center"/>
      </w:pPr>
    </w:p>
    <w:p w14:paraId="3872514B" w14:textId="3B6508E6" w:rsidR="00115143" w:rsidRPr="00341E98" w:rsidRDefault="00FC79B6" w:rsidP="000041EF">
      <w:pPr>
        <w:pStyle w:val="NormalWeb"/>
        <w:jc w:val="both"/>
      </w:pPr>
      <w:r w:rsidRPr="00341E98">
        <w:t xml:space="preserve">With the ability of generalizing graph structures, statistical inference based methods can </w:t>
      </w:r>
      <w:r w:rsidR="001C25B8" w:rsidRPr="00341E98">
        <w:t>be furthermore applied to predict missing or spurious edges</w:t>
      </w:r>
      <w:r w:rsidR="0030701D" w:rsidRPr="00341E98">
        <w:t>,</w:t>
      </w:r>
      <w:r w:rsidR="001C25B8" w:rsidRPr="00341E98">
        <w:t xml:space="preserve"> </w:t>
      </w:r>
      <w:r w:rsidR="009B5D8A" w:rsidRPr="00341E98">
        <w:t>or potential edges in the</w:t>
      </w:r>
      <w:r w:rsidR="00115143" w:rsidRPr="00341E98">
        <w:t xml:space="preserve"> network. The idea is generally that, based on the prior of observed graph, compute the posterior of graph with potentially connected </w:t>
      </w:r>
      <w:r w:rsidR="0030701D" w:rsidRPr="00341E98">
        <w:t xml:space="preserve">edges, </w:t>
      </w:r>
      <w:r w:rsidR="00115143" w:rsidRPr="00341E98">
        <w:t>by sampling partitions</w:t>
      </w:r>
      <w:r w:rsidR="0030701D" w:rsidRPr="00341E98">
        <w:t xml:space="preserve"> from the posterior, then </w:t>
      </w:r>
      <w:r w:rsidR="00115143" w:rsidRPr="00341E98">
        <w:t xml:space="preserve">simulating </w:t>
      </w:r>
      <w:r w:rsidR="0030701D" w:rsidRPr="00341E98">
        <w:t xml:space="preserve">the delete and insert of edges and eventually updating the likelihood (Clause 2008; </w:t>
      </w:r>
      <w:proofErr w:type="spellStart"/>
      <w:r w:rsidR="0030701D" w:rsidRPr="00341E98">
        <w:t>Guimera</w:t>
      </w:r>
      <w:proofErr w:type="spellEnd"/>
      <w:r w:rsidR="0030701D" w:rsidRPr="00341E98">
        <w:t xml:space="preserve"> 2005).</w:t>
      </w:r>
    </w:p>
    <w:p w14:paraId="42849027" w14:textId="10B06577" w:rsidR="00596AF2" w:rsidRPr="00341E98" w:rsidRDefault="001C25B8" w:rsidP="000041EF">
      <w:pPr>
        <w:pStyle w:val="NormalWeb"/>
        <w:jc w:val="both"/>
      </w:pPr>
      <w:r w:rsidRPr="00341E98">
        <w:t xml:space="preserve">In </w:t>
      </w:r>
      <w:r w:rsidR="00B42822" w:rsidRPr="00341E98">
        <w:t>the</w:t>
      </w:r>
      <w:r w:rsidRPr="00341E98">
        <w:t xml:space="preserve"> case of </w:t>
      </w:r>
      <w:r w:rsidR="00B42822" w:rsidRPr="00341E98">
        <w:t>developer-developer network, detecting potential edges</w:t>
      </w:r>
      <w:r w:rsidRPr="00341E98">
        <w:t xml:space="preserve"> </w:t>
      </w:r>
      <w:r w:rsidR="0030701D" w:rsidRPr="00341E98">
        <w:t>can lead</w:t>
      </w:r>
      <w:r w:rsidR="00B42822" w:rsidRPr="00341E98">
        <w:t xml:space="preserve"> to </w:t>
      </w:r>
      <w:r w:rsidR="0030701D" w:rsidRPr="00341E98">
        <w:t>implications</w:t>
      </w:r>
      <w:r w:rsidR="00B42822" w:rsidRPr="00341E98">
        <w:t xml:space="preserve"> </w:t>
      </w:r>
      <w:r w:rsidR="0030701D" w:rsidRPr="00341E98">
        <w:t xml:space="preserve">about </w:t>
      </w:r>
      <w:r w:rsidRPr="00341E98">
        <w:t xml:space="preserve">which two developers are </w:t>
      </w:r>
      <w:r w:rsidR="00596AF2" w:rsidRPr="00341E98">
        <w:t xml:space="preserve">more </w:t>
      </w:r>
      <w:r w:rsidRPr="00341E98">
        <w:t>likely to collaborate in the future.</w:t>
      </w:r>
      <w:r w:rsidR="009B5D8A" w:rsidRPr="00341E98">
        <w:t xml:space="preserve"> </w:t>
      </w:r>
      <w:r w:rsidR="00596AF2" w:rsidRPr="00341E98">
        <w:t xml:space="preserve">For example, </w:t>
      </w:r>
      <w:r w:rsidR="0030701D" w:rsidRPr="00341E98">
        <w:t xml:space="preserve">there are no existing records about </w:t>
      </w:r>
      <w:r w:rsidR="00B42822" w:rsidRPr="00341E98">
        <w:t>developer ‘maw’</w:t>
      </w:r>
      <w:r w:rsidR="0030701D" w:rsidRPr="00341E98">
        <w:t xml:space="preserve"> collaborating </w:t>
      </w:r>
      <w:r w:rsidR="00596AF2" w:rsidRPr="00341E98">
        <w:t>with either ‘</w:t>
      </w:r>
      <w:proofErr w:type="spellStart"/>
      <w:r w:rsidR="00596AF2" w:rsidRPr="00341E98">
        <w:t>nwd</w:t>
      </w:r>
      <w:proofErr w:type="spellEnd"/>
      <w:r w:rsidR="00596AF2" w:rsidRPr="00341E98">
        <w:t>’ or ‘</w:t>
      </w:r>
      <w:proofErr w:type="spellStart"/>
      <w:r w:rsidR="00596AF2" w:rsidRPr="00341E98">
        <w:t>wef</w:t>
      </w:r>
      <w:proofErr w:type="spellEnd"/>
      <w:r w:rsidR="00596AF2" w:rsidRPr="00341E98">
        <w:t>’</w:t>
      </w:r>
      <w:r w:rsidR="00C94924" w:rsidRPr="00341E98">
        <w:t xml:space="preserve">, as it shown </w:t>
      </w:r>
      <w:r w:rsidR="00C94924" w:rsidRPr="00341E98">
        <w:lastRenderedPageBreak/>
        <w:t>in figure 17</w:t>
      </w:r>
      <w:r w:rsidR="00596AF2" w:rsidRPr="00341E98">
        <w:t xml:space="preserve">. </w:t>
      </w:r>
      <w:r w:rsidR="00B42822" w:rsidRPr="00341E98">
        <w:t xml:space="preserve">With </w:t>
      </w:r>
      <w:r w:rsidR="009B5D8A" w:rsidRPr="00341E98">
        <w:t>statistical inference model</w:t>
      </w:r>
      <w:r w:rsidR="0030701D" w:rsidRPr="00341E98">
        <w:t xml:space="preserve"> however</w:t>
      </w:r>
      <w:r w:rsidR="009B5D8A" w:rsidRPr="00341E98">
        <w:t xml:space="preserve">, we can </w:t>
      </w:r>
      <w:r w:rsidR="00B42822" w:rsidRPr="00341E98">
        <w:t xml:space="preserve">then get </w:t>
      </w:r>
      <w:r w:rsidR="009B5D8A" w:rsidRPr="00341E98">
        <w:t xml:space="preserve">a probability for </w:t>
      </w:r>
      <w:r w:rsidR="00B42822" w:rsidRPr="00341E98">
        <w:t xml:space="preserve">the collaboration </w:t>
      </w:r>
      <w:r w:rsidR="009B5D8A" w:rsidRPr="00341E98">
        <w:t>(as it shown in table 9) and thus predict the likelihood of their future connection.</w:t>
      </w:r>
    </w:p>
    <w:p w14:paraId="56499A21" w14:textId="7AF6FA37" w:rsidR="00C94924" w:rsidRPr="00341E98" w:rsidRDefault="00C94924" w:rsidP="00C94924">
      <w:pPr>
        <w:pStyle w:val="NormalWeb"/>
        <w:jc w:val="center"/>
      </w:pPr>
      <w:r w:rsidRPr="00341E98">
        <w:rPr>
          <w:noProof/>
        </w:rPr>
        <w:drawing>
          <wp:inline distT="0" distB="0" distL="0" distR="0" wp14:anchorId="6FEA132D" wp14:editId="38792947">
            <wp:extent cx="3937202" cy="3156112"/>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8.PNG"/>
                    <pic:cNvPicPr/>
                  </pic:nvPicPr>
                  <pic:blipFill>
                    <a:blip r:embed="rId47">
                      <a:extLst>
                        <a:ext uri="{28A0092B-C50C-407E-A947-70E740481C1C}">
                          <a14:useLocalDpi xmlns:a14="http://schemas.microsoft.com/office/drawing/2010/main" val="0"/>
                        </a:ext>
                      </a:extLst>
                    </a:blip>
                    <a:stretch>
                      <a:fillRect/>
                    </a:stretch>
                  </pic:blipFill>
                  <pic:spPr>
                    <a:xfrm>
                      <a:off x="0" y="0"/>
                      <a:ext cx="3937202" cy="3156112"/>
                    </a:xfrm>
                    <a:prstGeom prst="rect">
                      <a:avLst/>
                    </a:prstGeom>
                  </pic:spPr>
                </pic:pic>
              </a:graphicData>
            </a:graphic>
          </wp:inline>
        </w:drawing>
      </w:r>
    </w:p>
    <w:p w14:paraId="64B218FB" w14:textId="4731267A" w:rsidR="009B5D8A" w:rsidRPr="00341E98" w:rsidRDefault="00C94924" w:rsidP="00C94924">
      <w:pPr>
        <w:pStyle w:val="NormalWeb"/>
        <w:spacing w:before="0" w:beforeAutospacing="0" w:after="0" w:afterAutospacing="0"/>
        <w:jc w:val="center"/>
      </w:pPr>
      <w:r w:rsidRPr="00341E98">
        <w:rPr>
          <w:b/>
        </w:rPr>
        <w:t xml:space="preserve">Figure 17. </w:t>
      </w:r>
      <w:r w:rsidRPr="00341E98">
        <w:t>Developer ‘maw’ has no collaboration with either ‘</w:t>
      </w:r>
      <w:proofErr w:type="spellStart"/>
      <w:r w:rsidRPr="00341E98">
        <w:t>nwd</w:t>
      </w:r>
      <w:proofErr w:type="spellEnd"/>
      <w:r w:rsidRPr="00341E98">
        <w:t>’ or ‘</w:t>
      </w:r>
      <w:proofErr w:type="spellStart"/>
      <w:r w:rsidRPr="00341E98">
        <w:t>wef</w:t>
      </w:r>
      <w:proofErr w:type="spellEnd"/>
      <w:r w:rsidRPr="00341E98">
        <w:t>’.</w:t>
      </w:r>
    </w:p>
    <w:p w14:paraId="5964E1A0" w14:textId="77777777" w:rsidR="009B5D8A" w:rsidRPr="00341E98" w:rsidRDefault="009B5D8A" w:rsidP="000041EF">
      <w:pPr>
        <w:pStyle w:val="NormalWeb"/>
        <w:jc w:val="both"/>
      </w:pPr>
    </w:p>
    <w:tbl>
      <w:tblPr>
        <w:tblStyle w:val="TableGrid"/>
        <w:tblpPr w:leftFromText="180" w:rightFromText="180" w:vertAnchor="text" w:horzAnchor="margin" w:tblpXSpec="center" w:tblpYSpec="bottom"/>
        <w:tblW w:w="5958" w:type="dxa"/>
        <w:tblLayout w:type="fixed"/>
        <w:tblLook w:val="04A0" w:firstRow="1" w:lastRow="0" w:firstColumn="1" w:lastColumn="0" w:noHBand="0" w:noVBand="1"/>
      </w:tblPr>
      <w:tblGrid>
        <w:gridCol w:w="2538"/>
        <w:gridCol w:w="1980"/>
        <w:gridCol w:w="1440"/>
      </w:tblGrid>
      <w:tr w:rsidR="009B5D8A" w:rsidRPr="00341E98" w14:paraId="56614DAB" w14:textId="77777777" w:rsidTr="009B5D8A">
        <w:trPr>
          <w:trHeight w:val="607"/>
        </w:trPr>
        <w:tc>
          <w:tcPr>
            <w:tcW w:w="2538" w:type="dxa"/>
          </w:tcPr>
          <w:p w14:paraId="155885FA" w14:textId="77777777" w:rsidR="009B5D8A" w:rsidRPr="00341E98" w:rsidRDefault="009B5D8A" w:rsidP="003D70F6">
            <w:pPr>
              <w:pStyle w:val="NormalWeb"/>
              <w:spacing w:before="0" w:beforeAutospacing="0" w:after="0" w:afterAutospacing="0"/>
              <w:jc w:val="center"/>
              <w:rPr>
                <w:b/>
              </w:rPr>
            </w:pPr>
            <w:r w:rsidRPr="00341E98">
              <w:rPr>
                <w:b/>
              </w:rPr>
              <w:t>Algorithm</w:t>
            </w:r>
          </w:p>
        </w:tc>
        <w:tc>
          <w:tcPr>
            <w:tcW w:w="1980" w:type="dxa"/>
          </w:tcPr>
          <w:p w14:paraId="0018771B" w14:textId="6C5CE15A" w:rsidR="009B5D8A" w:rsidRPr="00341E98" w:rsidRDefault="009B5D8A" w:rsidP="003D70F6">
            <w:pPr>
              <w:pStyle w:val="NormalWeb"/>
              <w:spacing w:before="0" w:after="0"/>
              <w:jc w:val="center"/>
              <w:rPr>
                <w:b/>
              </w:rPr>
            </w:pPr>
            <w:r w:rsidRPr="00341E98">
              <w:rPr>
                <w:b/>
              </w:rPr>
              <w:t>Potential collaboration</w:t>
            </w:r>
          </w:p>
        </w:tc>
        <w:tc>
          <w:tcPr>
            <w:tcW w:w="1440" w:type="dxa"/>
          </w:tcPr>
          <w:p w14:paraId="459DEB86" w14:textId="0E7A72C6" w:rsidR="009B5D8A" w:rsidRPr="00341E98" w:rsidRDefault="009B5D8A" w:rsidP="003D70F6">
            <w:pPr>
              <w:pStyle w:val="NormalWeb"/>
              <w:spacing w:before="0" w:beforeAutospacing="0" w:after="0" w:afterAutospacing="0"/>
              <w:jc w:val="center"/>
              <w:rPr>
                <w:b/>
              </w:rPr>
            </w:pPr>
            <w:r w:rsidRPr="00341E98">
              <w:rPr>
                <w:b/>
              </w:rPr>
              <w:t>Probability</w:t>
            </w:r>
          </w:p>
        </w:tc>
      </w:tr>
      <w:tr w:rsidR="00B42822" w:rsidRPr="00341E98" w14:paraId="1C9AAECB" w14:textId="77777777" w:rsidTr="009B5D8A">
        <w:trPr>
          <w:trHeight w:val="460"/>
        </w:trPr>
        <w:tc>
          <w:tcPr>
            <w:tcW w:w="2538" w:type="dxa"/>
            <w:vMerge w:val="restart"/>
          </w:tcPr>
          <w:p w14:paraId="6DED865D" w14:textId="6C430962" w:rsidR="00B42822" w:rsidRPr="00341E98" w:rsidRDefault="00B42822" w:rsidP="00B42822">
            <w:pPr>
              <w:pStyle w:val="NormalWeb"/>
              <w:spacing w:before="0" w:beforeAutospacing="0" w:after="0" w:afterAutospacing="0"/>
              <w:jc w:val="center"/>
              <w:rPr>
                <w:i/>
              </w:rPr>
            </w:pPr>
            <w:r w:rsidRPr="00341E98">
              <w:rPr>
                <w:i/>
              </w:rPr>
              <w:t>Degree-correlated nested stochastic block model</w:t>
            </w:r>
          </w:p>
        </w:tc>
        <w:tc>
          <w:tcPr>
            <w:tcW w:w="1980" w:type="dxa"/>
          </w:tcPr>
          <w:p w14:paraId="4C48978B" w14:textId="04146E4F" w:rsidR="00B42822" w:rsidRPr="00341E98" w:rsidRDefault="00B42822" w:rsidP="00B42822">
            <w:pPr>
              <w:pStyle w:val="NormalWeb"/>
              <w:spacing w:before="0" w:beforeAutospacing="0" w:after="0" w:afterAutospacing="0"/>
              <w:jc w:val="center"/>
            </w:pPr>
            <w:r w:rsidRPr="00341E98">
              <w:t xml:space="preserve">‘maw’ and </w:t>
            </w:r>
            <w:proofErr w:type="gramStart"/>
            <w:r w:rsidRPr="00341E98">
              <w:t xml:space="preserve">‘ </w:t>
            </w:r>
            <w:proofErr w:type="spellStart"/>
            <w:r w:rsidRPr="00341E98">
              <w:t>nwd</w:t>
            </w:r>
            <w:proofErr w:type="spellEnd"/>
            <w:proofErr w:type="gramEnd"/>
            <w:r w:rsidRPr="00341E98">
              <w:t>’</w:t>
            </w:r>
          </w:p>
        </w:tc>
        <w:tc>
          <w:tcPr>
            <w:tcW w:w="1440" w:type="dxa"/>
          </w:tcPr>
          <w:p w14:paraId="17EA8FC8" w14:textId="08916184" w:rsidR="00B42822" w:rsidRPr="00341E98" w:rsidRDefault="00B42822" w:rsidP="00B42822">
            <w:pPr>
              <w:pStyle w:val="NormalWeb"/>
              <w:spacing w:before="0" w:beforeAutospacing="0" w:after="0" w:afterAutospacing="0"/>
              <w:jc w:val="center"/>
            </w:pPr>
            <w:r w:rsidRPr="00341E98">
              <w:t>55.55%</w:t>
            </w:r>
          </w:p>
        </w:tc>
      </w:tr>
      <w:tr w:rsidR="00B42822" w:rsidRPr="00341E98" w14:paraId="4DB25E2C" w14:textId="77777777" w:rsidTr="009B5D8A">
        <w:trPr>
          <w:trHeight w:val="459"/>
        </w:trPr>
        <w:tc>
          <w:tcPr>
            <w:tcW w:w="2538" w:type="dxa"/>
            <w:vMerge/>
          </w:tcPr>
          <w:p w14:paraId="6B8D7B82" w14:textId="77777777" w:rsidR="00B42822" w:rsidRPr="00341E98" w:rsidRDefault="00B42822" w:rsidP="00B42822">
            <w:pPr>
              <w:pStyle w:val="NormalWeb"/>
              <w:spacing w:before="0" w:beforeAutospacing="0" w:after="0" w:afterAutospacing="0"/>
              <w:jc w:val="center"/>
              <w:rPr>
                <w:i/>
              </w:rPr>
            </w:pPr>
          </w:p>
        </w:tc>
        <w:tc>
          <w:tcPr>
            <w:tcW w:w="1980" w:type="dxa"/>
          </w:tcPr>
          <w:p w14:paraId="2DC82855" w14:textId="5BAF1D8B" w:rsidR="00B42822" w:rsidRPr="00341E98" w:rsidRDefault="00B42822" w:rsidP="00B42822">
            <w:pPr>
              <w:pStyle w:val="NormalWeb"/>
              <w:spacing w:before="0" w:beforeAutospacing="0" w:after="0" w:afterAutospacing="0"/>
              <w:jc w:val="center"/>
            </w:pPr>
            <w:r w:rsidRPr="00341E98">
              <w:t>‘maw’ and ‘</w:t>
            </w:r>
            <w:proofErr w:type="spellStart"/>
            <w:r w:rsidRPr="00341E98">
              <w:t>wef</w:t>
            </w:r>
            <w:proofErr w:type="spellEnd"/>
            <w:r w:rsidRPr="00341E98">
              <w:t>’</w:t>
            </w:r>
          </w:p>
        </w:tc>
        <w:tc>
          <w:tcPr>
            <w:tcW w:w="1440" w:type="dxa"/>
          </w:tcPr>
          <w:p w14:paraId="72C01353" w14:textId="47C2922B" w:rsidR="00B42822" w:rsidRPr="00341E98" w:rsidRDefault="00B42822" w:rsidP="00B42822">
            <w:pPr>
              <w:pStyle w:val="NormalWeb"/>
              <w:spacing w:before="0" w:beforeAutospacing="0" w:after="0" w:afterAutospacing="0"/>
              <w:jc w:val="center"/>
            </w:pPr>
            <w:r w:rsidRPr="00341E98">
              <w:t>44.45%</w:t>
            </w:r>
          </w:p>
        </w:tc>
      </w:tr>
    </w:tbl>
    <w:p w14:paraId="0EEDB424" w14:textId="50B8587F" w:rsidR="009B5D8A" w:rsidRPr="00341E98" w:rsidRDefault="009B5D8A" w:rsidP="000041EF">
      <w:pPr>
        <w:pStyle w:val="NormalWeb"/>
        <w:jc w:val="both"/>
      </w:pPr>
    </w:p>
    <w:p w14:paraId="4B27EE0E" w14:textId="14A54A23" w:rsidR="009B5D8A" w:rsidRPr="00341E98" w:rsidRDefault="009B5D8A" w:rsidP="000041EF">
      <w:pPr>
        <w:pStyle w:val="NormalWeb"/>
        <w:jc w:val="both"/>
      </w:pPr>
    </w:p>
    <w:p w14:paraId="71A84B75" w14:textId="194158EC" w:rsidR="00B42822" w:rsidRPr="00341E98" w:rsidRDefault="00B42822" w:rsidP="00CB71AD">
      <w:pPr>
        <w:pStyle w:val="NormalWeb"/>
        <w:spacing w:before="0" w:beforeAutospacing="0" w:after="0" w:afterAutospacing="0"/>
        <w:rPr>
          <w:b/>
          <w:highlight w:val="yellow"/>
        </w:rPr>
      </w:pPr>
    </w:p>
    <w:p w14:paraId="0487F7AF" w14:textId="77777777" w:rsidR="00B42822" w:rsidRPr="00341E98" w:rsidRDefault="00B42822" w:rsidP="00B42822">
      <w:pPr>
        <w:pStyle w:val="NormalWeb"/>
        <w:spacing w:before="0" w:beforeAutospacing="0" w:after="0" w:afterAutospacing="0"/>
        <w:jc w:val="center"/>
        <w:rPr>
          <w:b/>
          <w:highlight w:val="yellow"/>
        </w:rPr>
      </w:pPr>
    </w:p>
    <w:p w14:paraId="05E5D175" w14:textId="545F529C" w:rsidR="009B5D8A" w:rsidRPr="00341E98" w:rsidRDefault="009B5D8A" w:rsidP="00B42822">
      <w:pPr>
        <w:pStyle w:val="NormalWeb"/>
        <w:spacing w:before="0" w:beforeAutospacing="0" w:after="0" w:afterAutospacing="0"/>
        <w:jc w:val="center"/>
      </w:pPr>
      <w:r w:rsidRPr="00341E98">
        <w:rPr>
          <w:b/>
          <w:highlight w:val="yellow"/>
        </w:rPr>
        <w:t>Table 9</w:t>
      </w:r>
      <w:r w:rsidRPr="00341E98">
        <w:rPr>
          <w:b/>
        </w:rPr>
        <w:t xml:space="preserve">: </w:t>
      </w:r>
      <w:r w:rsidR="00115143" w:rsidRPr="00341E98">
        <w:t>‘maw’ is slightly more likely to collaborate with ‘</w:t>
      </w:r>
      <w:proofErr w:type="spellStart"/>
      <w:r w:rsidR="00115143" w:rsidRPr="00341E98">
        <w:t>nwd</w:t>
      </w:r>
      <w:proofErr w:type="spellEnd"/>
      <w:r w:rsidR="00115143" w:rsidRPr="00341E98">
        <w:t>’, rather than ‘</w:t>
      </w:r>
      <w:proofErr w:type="spellStart"/>
      <w:r w:rsidR="00115143" w:rsidRPr="00341E98">
        <w:t>wef</w:t>
      </w:r>
      <w:proofErr w:type="spellEnd"/>
      <w:r w:rsidR="00115143" w:rsidRPr="00341E98">
        <w:t>’, based on the degree-correlated nested stochastic model.</w:t>
      </w:r>
    </w:p>
    <w:p w14:paraId="67F105A2" w14:textId="1BE07B00" w:rsidR="00D61153" w:rsidRPr="00341E98" w:rsidRDefault="00D61153" w:rsidP="00B42822">
      <w:pPr>
        <w:pStyle w:val="NormalWeb"/>
        <w:spacing w:before="0" w:beforeAutospacing="0" w:after="0" w:afterAutospacing="0"/>
        <w:jc w:val="center"/>
      </w:pPr>
    </w:p>
    <w:p w14:paraId="5A7685CB" w14:textId="5C9B5018" w:rsidR="009B5D8A" w:rsidRPr="00341E98" w:rsidRDefault="00D61153" w:rsidP="00547843">
      <w:pPr>
        <w:pStyle w:val="NormalWeb"/>
        <w:spacing w:before="0" w:beforeAutospacing="0" w:after="0" w:afterAutospacing="0"/>
        <w:jc w:val="both"/>
      </w:pPr>
      <w:r w:rsidRPr="00341E98">
        <w:t>Here we apply degree-correlated nested stochastic block model to demonstrate general nonparametric statistical models’</w:t>
      </w:r>
      <w:r w:rsidR="00434951" w:rsidRPr="00341E98">
        <w:t xml:space="preserve"> </w:t>
      </w:r>
      <w:r w:rsidRPr="00341E98">
        <w:t>ability to infer missing or potential edges. More</w:t>
      </w:r>
      <w:r w:rsidR="00B46E70" w:rsidRPr="00341E98">
        <w:t xml:space="preserve"> details on network completion problem </w:t>
      </w:r>
      <w:r w:rsidRPr="00341E98">
        <w:t xml:space="preserve">can be found in several review articles </w:t>
      </w:r>
      <w:r w:rsidRPr="00341E98">
        <w:rPr>
          <w:highlight w:val="yellow"/>
        </w:rPr>
        <w:t>(</w:t>
      </w:r>
      <w:r w:rsidRPr="00341E98">
        <w:t xml:space="preserve">Rodriguez et al 2010; </w:t>
      </w:r>
      <w:proofErr w:type="spellStart"/>
      <w:r w:rsidR="00547843" w:rsidRPr="00341E98">
        <w:t>Guimer´a</w:t>
      </w:r>
      <w:proofErr w:type="spellEnd"/>
      <w:r w:rsidR="00547843" w:rsidRPr="00341E98">
        <w:t xml:space="preserve"> et al 2005; Hanneke et al 2009</w:t>
      </w:r>
      <w:r w:rsidRPr="00341E98">
        <w:rPr>
          <w:highlight w:val="yellow"/>
        </w:rPr>
        <w:t>).</w:t>
      </w:r>
    </w:p>
    <w:p w14:paraId="4D5C80D5" w14:textId="77777777" w:rsidR="00B46E70" w:rsidRPr="00341E98" w:rsidRDefault="00B46E70" w:rsidP="00547843">
      <w:pPr>
        <w:pStyle w:val="NormalWeb"/>
        <w:spacing w:before="0" w:beforeAutospacing="0" w:after="0" w:afterAutospacing="0"/>
        <w:jc w:val="both"/>
      </w:pPr>
    </w:p>
    <w:p w14:paraId="7817E02D" w14:textId="77777777" w:rsidR="000041EF" w:rsidRPr="00341E98" w:rsidRDefault="000041EF" w:rsidP="000041EF">
      <w:pPr>
        <w:pStyle w:val="NormalWeb"/>
        <w:numPr>
          <w:ilvl w:val="2"/>
          <w:numId w:val="14"/>
        </w:numPr>
        <w:jc w:val="both"/>
        <w:rPr>
          <w:b/>
        </w:rPr>
      </w:pPr>
      <w:r w:rsidRPr="00341E98">
        <w:rPr>
          <w:b/>
        </w:rPr>
        <w:t>Dynamics Based</w:t>
      </w:r>
    </w:p>
    <w:p w14:paraId="47000393" w14:textId="55C822C2" w:rsidR="000041EF" w:rsidRPr="00341E98" w:rsidRDefault="00B46E70" w:rsidP="000041EF">
      <w:pPr>
        <w:pStyle w:val="NormalWeb"/>
        <w:jc w:val="both"/>
      </w:pPr>
      <w:r w:rsidRPr="00341E98">
        <w:lastRenderedPageBreak/>
        <w:t>Other than statistical and optimization, c</w:t>
      </w:r>
      <w:r w:rsidR="000041EF" w:rsidRPr="00341E98">
        <w:t xml:space="preserve">ommunities can also be identified by </w:t>
      </w:r>
      <w:r w:rsidRPr="00341E98">
        <w:t xml:space="preserve">methods of </w:t>
      </w:r>
      <w:r w:rsidR="000041EF" w:rsidRPr="00341E98">
        <w:t>running dyna</w:t>
      </w:r>
      <w:r w:rsidRPr="00341E98">
        <w:t xml:space="preserve">mical processes on the network </w:t>
      </w:r>
      <w:r w:rsidR="00180BFC" w:rsidRPr="00341E98">
        <w:t>(</w:t>
      </w:r>
      <w:r w:rsidR="00180BFC" w:rsidRPr="00341E98">
        <w:rPr>
          <w:highlight w:val="yellow"/>
        </w:rPr>
        <w:t>Fortunato 2010</w:t>
      </w:r>
      <w:r w:rsidR="00180BFC" w:rsidRPr="00341E98">
        <w:t>)</w:t>
      </w:r>
      <w:r w:rsidRPr="00341E98">
        <w:t xml:space="preserve">, among which </w:t>
      </w:r>
      <w:r w:rsidR="000041EF" w:rsidRPr="00341E98">
        <w:t>Random walk dynami</w:t>
      </w:r>
      <w:r w:rsidRPr="00341E98">
        <w:t>cs is by far the most exploited.</w:t>
      </w:r>
    </w:p>
    <w:p w14:paraId="66960786" w14:textId="31A87A03" w:rsidR="000041EF" w:rsidRPr="00341E98" w:rsidRDefault="000041EF" w:rsidP="000041EF">
      <w:pPr>
        <w:pStyle w:val="NormalWeb"/>
        <w:spacing w:before="0" w:beforeAutospacing="0" w:after="0" w:afterAutospacing="0"/>
        <w:jc w:val="both"/>
      </w:pPr>
      <w:proofErr w:type="spellStart"/>
      <w:r w:rsidRPr="00341E98">
        <w:t>Walktrap</w:t>
      </w:r>
      <w:proofErr w:type="spellEnd"/>
      <w:r w:rsidRPr="00341E98">
        <w:t xml:space="preserve"> and </w:t>
      </w:r>
      <w:proofErr w:type="spellStart"/>
      <w:r w:rsidRPr="00341E98">
        <w:t>Infomap</w:t>
      </w:r>
      <w:proofErr w:type="spellEnd"/>
      <w:r w:rsidRPr="00341E98">
        <w:t xml:space="preserve"> are</w:t>
      </w:r>
      <w:r w:rsidR="00B46E70" w:rsidRPr="00341E98">
        <w:t xml:space="preserve"> two algorithms both applying random walk, with the former based on an observation that </w:t>
      </w:r>
      <w:r w:rsidRPr="00341E98">
        <w:t>short random walks have the tendency of staying in the s</w:t>
      </w:r>
      <w:r w:rsidR="00B46E70" w:rsidRPr="00341E98">
        <w:t xml:space="preserve">ame community, while </w:t>
      </w:r>
      <w:r w:rsidRPr="00341E98">
        <w:t xml:space="preserve">the latter </w:t>
      </w:r>
      <w:r w:rsidR="00B46E70" w:rsidRPr="00341E98">
        <w:t>aimed at</w:t>
      </w:r>
      <w:r w:rsidRPr="00341E98">
        <w:t xml:space="preserve"> </w:t>
      </w:r>
      <w:r w:rsidR="00B46E70" w:rsidRPr="00341E98">
        <w:t>minimizing the expected description length of a random walk trajectory (</w:t>
      </w:r>
      <w:r w:rsidR="00C64ED4" w:rsidRPr="00341E98">
        <w:t xml:space="preserve">Pons and </w:t>
      </w:r>
      <w:proofErr w:type="spellStart"/>
      <w:r w:rsidR="00C64ED4" w:rsidRPr="00341E98">
        <w:t>Latapy</w:t>
      </w:r>
      <w:proofErr w:type="spellEnd"/>
      <w:r w:rsidR="00180BFC" w:rsidRPr="00341E98">
        <w:t xml:space="preserve"> 2006)</w:t>
      </w:r>
      <w:r w:rsidR="00B46E70" w:rsidRPr="00341E98">
        <w:t>.</w:t>
      </w:r>
    </w:p>
    <w:p w14:paraId="66245B96" w14:textId="7AA66811" w:rsidR="00C14237" w:rsidRDefault="007A4563" w:rsidP="000041EF">
      <w:pPr>
        <w:pStyle w:val="NormalWeb"/>
        <w:jc w:val="both"/>
      </w:pPr>
      <w:r w:rsidRPr="00341E98">
        <w:t xml:space="preserve">Table 10 </w:t>
      </w:r>
      <w:r w:rsidR="000041EF" w:rsidRPr="00341E98">
        <w:t xml:space="preserve">shows the </w:t>
      </w:r>
      <w:r w:rsidR="009412EE" w:rsidRPr="00341E98">
        <w:t xml:space="preserve">comparison of the model performance between </w:t>
      </w:r>
      <w:proofErr w:type="spellStart"/>
      <w:r w:rsidR="009412EE" w:rsidRPr="00341E98">
        <w:t>Walktrap</w:t>
      </w:r>
      <w:proofErr w:type="spellEnd"/>
      <w:r w:rsidR="009412EE" w:rsidRPr="00341E98">
        <w:t xml:space="preserve"> and </w:t>
      </w:r>
      <w:proofErr w:type="spellStart"/>
      <w:r w:rsidR="009412EE" w:rsidRPr="00341E98">
        <w:t>Infomap</w:t>
      </w:r>
      <w:proofErr w:type="spellEnd"/>
      <w:r w:rsidR="009412EE" w:rsidRPr="00341E98">
        <w:t>.</w:t>
      </w:r>
    </w:p>
    <w:p w14:paraId="5CF34265" w14:textId="77777777" w:rsidR="00C14237" w:rsidRPr="00341E98" w:rsidRDefault="00C14237" w:rsidP="000041EF">
      <w:pPr>
        <w:pStyle w:val="NormalWeb"/>
        <w:jc w:val="both"/>
      </w:pPr>
    </w:p>
    <w:tbl>
      <w:tblPr>
        <w:tblStyle w:val="TableGrid"/>
        <w:tblpPr w:leftFromText="180" w:rightFromText="180" w:vertAnchor="text" w:horzAnchor="page" w:tblpX="1854" w:tblpY="-39"/>
        <w:tblW w:w="9288" w:type="dxa"/>
        <w:tblLook w:val="04A0" w:firstRow="1" w:lastRow="0" w:firstColumn="1" w:lastColumn="0" w:noHBand="0" w:noVBand="1"/>
      </w:tblPr>
      <w:tblGrid>
        <w:gridCol w:w="1548"/>
        <w:gridCol w:w="1440"/>
        <w:gridCol w:w="1710"/>
        <w:gridCol w:w="1530"/>
        <w:gridCol w:w="1530"/>
        <w:gridCol w:w="1530"/>
      </w:tblGrid>
      <w:tr w:rsidR="009412EE" w:rsidRPr="00341E98" w14:paraId="18C56775" w14:textId="18ED310B" w:rsidTr="009412EE">
        <w:trPr>
          <w:trHeight w:val="607"/>
        </w:trPr>
        <w:tc>
          <w:tcPr>
            <w:tcW w:w="1548" w:type="dxa"/>
          </w:tcPr>
          <w:p w14:paraId="7AFD83F3" w14:textId="77777777" w:rsidR="009412EE" w:rsidRPr="00341E98" w:rsidRDefault="009412EE" w:rsidP="009412EE">
            <w:pPr>
              <w:pStyle w:val="NormalWeb"/>
              <w:spacing w:before="0" w:beforeAutospacing="0" w:after="0" w:afterAutospacing="0"/>
              <w:jc w:val="center"/>
              <w:rPr>
                <w:b/>
              </w:rPr>
            </w:pPr>
            <w:r w:rsidRPr="00341E98">
              <w:rPr>
                <w:b/>
              </w:rPr>
              <w:t>Algorithm</w:t>
            </w:r>
          </w:p>
        </w:tc>
        <w:tc>
          <w:tcPr>
            <w:tcW w:w="1440" w:type="dxa"/>
          </w:tcPr>
          <w:p w14:paraId="6ABBEAED" w14:textId="77777777" w:rsidR="009412EE" w:rsidRPr="00341E98" w:rsidRDefault="009412EE" w:rsidP="009412EE">
            <w:pPr>
              <w:pStyle w:val="NormalWeb"/>
              <w:spacing w:before="0" w:beforeAutospacing="0" w:after="0" w:afterAutospacing="0"/>
              <w:jc w:val="center"/>
              <w:rPr>
                <w:b/>
              </w:rPr>
            </w:pPr>
            <w:r w:rsidRPr="00341E98">
              <w:rPr>
                <w:b/>
              </w:rPr>
              <w:t>Modularity</w:t>
            </w:r>
          </w:p>
        </w:tc>
        <w:tc>
          <w:tcPr>
            <w:tcW w:w="1710" w:type="dxa"/>
          </w:tcPr>
          <w:p w14:paraId="4630646F" w14:textId="77777777" w:rsidR="009412EE" w:rsidRPr="00341E98" w:rsidRDefault="009412EE" w:rsidP="009412EE">
            <w:pPr>
              <w:pStyle w:val="NormalWeb"/>
              <w:spacing w:before="0" w:beforeAutospacing="0" w:after="0" w:afterAutospacing="0"/>
              <w:jc w:val="center"/>
              <w:rPr>
                <w:b/>
              </w:rPr>
            </w:pPr>
            <w:r w:rsidRPr="00341E98">
              <w:rPr>
                <w:b/>
              </w:rPr>
              <w:t>Group Number</w:t>
            </w:r>
          </w:p>
        </w:tc>
        <w:tc>
          <w:tcPr>
            <w:tcW w:w="1530" w:type="dxa"/>
          </w:tcPr>
          <w:p w14:paraId="4989C419" w14:textId="77777777" w:rsidR="009412EE" w:rsidRPr="00341E98" w:rsidRDefault="009412EE" w:rsidP="009412EE">
            <w:pPr>
              <w:pStyle w:val="NormalWeb"/>
              <w:spacing w:before="0" w:beforeAutospacing="0" w:after="0" w:afterAutospacing="0"/>
              <w:jc w:val="center"/>
              <w:rPr>
                <w:b/>
              </w:rPr>
            </w:pPr>
            <w:r w:rsidRPr="00341E98">
              <w:rPr>
                <w:b/>
              </w:rPr>
              <w:t>Average Group size</w:t>
            </w:r>
          </w:p>
        </w:tc>
        <w:tc>
          <w:tcPr>
            <w:tcW w:w="1530" w:type="dxa"/>
          </w:tcPr>
          <w:p w14:paraId="4534E1C0" w14:textId="77777777" w:rsidR="009412EE" w:rsidRPr="00341E98" w:rsidRDefault="009412EE" w:rsidP="009412EE">
            <w:pPr>
              <w:pStyle w:val="NormalWeb"/>
              <w:spacing w:before="0" w:beforeAutospacing="0" w:after="0" w:afterAutospacing="0"/>
              <w:jc w:val="center"/>
              <w:rPr>
                <w:b/>
              </w:rPr>
            </w:pPr>
            <w:r w:rsidRPr="00341E98">
              <w:rPr>
                <w:b/>
              </w:rPr>
              <w:t>Largest Group size</w:t>
            </w:r>
          </w:p>
        </w:tc>
        <w:tc>
          <w:tcPr>
            <w:tcW w:w="1530" w:type="dxa"/>
          </w:tcPr>
          <w:p w14:paraId="5E7F40FF" w14:textId="773D843E" w:rsidR="009412EE" w:rsidRPr="00341E98" w:rsidRDefault="00C14237" w:rsidP="009412EE">
            <w:pPr>
              <w:pStyle w:val="NormalWeb"/>
              <w:spacing w:before="0" w:beforeAutospacing="0" w:after="0" w:afterAutospacing="0"/>
              <w:jc w:val="center"/>
              <w:rPr>
                <w:b/>
              </w:rPr>
            </w:pPr>
            <w:r>
              <w:rPr>
                <w:b/>
              </w:rPr>
              <w:t>Ungr</w:t>
            </w:r>
            <w:r w:rsidR="009412EE" w:rsidRPr="00341E98">
              <w:rPr>
                <w:b/>
              </w:rPr>
              <w:t>ouped Developer Number</w:t>
            </w:r>
          </w:p>
        </w:tc>
      </w:tr>
      <w:tr w:rsidR="009412EE" w:rsidRPr="00341E98" w14:paraId="05CE0348" w14:textId="52ED53D9" w:rsidTr="009412EE">
        <w:trPr>
          <w:trHeight w:val="303"/>
        </w:trPr>
        <w:tc>
          <w:tcPr>
            <w:tcW w:w="1548" w:type="dxa"/>
          </w:tcPr>
          <w:p w14:paraId="681EABC6" w14:textId="77777777" w:rsidR="009412EE" w:rsidRPr="00341E98" w:rsidRDefault="009412EE" w:rsidP="009412EE">
            <w:pPr>
              <w:pStyle w:val="NormalWeb"/>
              <w:spacing w:before="0" w:beforeAutospacing="0" w:after="0" w:afterAutospacing="0"/>
              <w:jc w:val="center"/>
            </w:pPr>
            <w:proofErr w:type="spellStart"/>
            <w:r w:rsidRPr="00341E98">
              <w:t>Walktrap</w:t>
            </w:r>
            <w:proofErr w:type="spellEnd"/>
          </w:p>
        </w:tc>
        <w:tc>
          <w:tcPr>
            <w:tcW w:w="1440" w:type="dxa"/>
          </w:tcPr>
          <w:p w14:paraId="7BB0B493" w14:textId="77777777" w:rsidR="009412EE" w:rsidRPr="00341E98" w:rsidRDefault="009412EE" w:rsidP="009412EE">
            <w:pPr>
              <w:pStyle w:val="NormalWeb"/>
              <w:spacing w:before="0" w:beforeAutospacing="0" w:after="0" w:afterAutospacing="0"/>
              <w:jc w:val="center"/>
              <w:rPr>
                <w:highlight w:val="yellow"/>
              </w:rPr>
            </w:pPr>
            <w:r w:rsidRPr="00341E98">
              <w:rPr>
                <w:highlight w:val="yellow"/>
              </w:rPr>
              <w:t>0.925</w:t>
            </w:r>
          </w:p>
        </w:tc>
        <w:tc>
          <w:tcPr>
            <w:tcW w:w="1710" w:type="dxa"/>
          </w:tcPr>
          <w:p w14:paraId="450C6FF3" w14:textId="77777777" w:rsidR="009412EE" w:rsidRPr="00341E98" w:rsidRDefault="009412EE" w:rsidP="009412EE">
            <w:pPr>
              <w:pStyle w:val="NormalWeb"/>
              <w:spacing w:before="0" w:beforeAutospacing="0" w:after="0" w:afterAutospacing="0"/>
              <w:jc w:val="center"/>
            </w:pPr>
            <w:r w:rsidRPr="00341E98">
              <w:t>277</w:t>
            </w:r>
          </w:p>
        </w:tc>
        <w:tc>
          <w:tcPr>
            <w:tcW w:w="1530" w:type="dxa"/>
          </w:tcPr>
          <w:p w14:paraId="092FA38F" w14:textId="423829F3" w:rsidR="009412EE" w:rsidRPr="00341E98" w:rsidRDefault="009412EE" w:rsidP="009412EE">
            <w:pPr>
              <w:pStyle w:val="NormalWeb"/>
              <w:spacing w:before="0" w:beforeAutospacing="0" w:after="0" w:afterAutospacing="0"/>
              <w:jc w:val="center"/>
            </w:pPr>
            <w:r w:rsidRPr="00341E98">
              <w:t>9</w:t>
            </w:r>
            <w:r w:rsidR="003D70F6" w:rsidRPr="00341E98">
              <w:t>.46</w:t>
            </w:r>
          </w:p>
        </w:tc>
        <w:tc>
          <w:tcPr>
            <w:tcW w:w="1530" w:type="dxa"/>
          </w:tcPr>
          <w:p w14:paraId="03A2561B" w14:textId="77777777" w:rsidR="009412EE" w:rsidRPr="00341E98" w:rsidRDefault="009412EE" w:rsidP="009412EE">
            <w:pPr>
              <w:pStyle w:val="NormalWeb"/>
              <w:spacing w:before="0" w:beforeAutospacing="0" w:after="0" w:afterAutospacing="0"/>
              <w:jc w:val="center"/>
            </w:pPr>
            <w:r w:rsidRPr="00341E98">
              <w:t>152</w:t>
            </w:r>
          </w:p>
        </w:tc>
        <w:tc>
          <w:tcPr>
            <w:tcW w:w="1530" w:type="dxa"/>
          </w:tcPr>
          <w:p w14:paraId="75B6842B" w14:textId="4F573EA7" w:rsidR="009412EE" w:rsidRPr="00341E98" w:rsidRDefault="009412EE" w:rsidP="009412EE">
            <w:pPr>
              <w:pStyle w:val="NormalWeb"/>
              <w:spacing w:before="0" w:beforeAutospacing="0" w:after="0" w:afterAutospacing="0"/>
              <w:jc w:val="center"/>
            </w:pPr>
            <w:r w:rsidRPr="00341E98">
              <w:t>73</w:t>
            </w:r>
          </w:p>
        </w:tc>
      </w:tr>
      <w:tr w:rsidR="009412EE" w:rsidRPr="00341E98" w14:paraId="542520E1" w14:textId="75F96BBD" w:rsidTr="009412EE">
        <w:trPr>
          <w:trHeight w:val="303"/>
        </w:trPr>
        <w:tc>
          <w:tcPr>
            <w:tcW w:w="1548" w:type="dxa"/>
          </w:tcPr>
          <w:p w14:paraId="4B60A0D8" w14:textId="77777777" w:rsidR="009412EE" w:rsidRPr="00341E98" w:rsidRDefault="009412EE" w:rsidP="009412EE">
            <w:pPr>
              <w:pStyle w:val="NormalWeb"/>
              <w:spacing w:before="0" w:beforeAutospacing="0" w:after="0" w:afterAutospacing="0"/>
              <w:jc w:val="center"/>
            </w:pPr>
            <w:proofErr w:type="spellStart"/>
            <w:r w:rsidRPr="00341E98">
              <w:t>Infomap</w:t>
            </w:r>
            <w:proofErr w:type="spellEnd"/>
          </w:p>
        </w:tc>
        <w:tc>
          <w:tcPr>
            <w:tcW w:w="1440" w:type="dxa"/>
          </w:tcPr>
          <w:p w14:paraId="55076771" w14:textId="77777777" w:rsidR="009412EE" w:rsidRPr="00341E98" w:rsidRDefault="009412EE" w:rsidP="009412EE">
            <w:pPr>
              <w:pStyle w:val="NormalWeb"/>
              <w:spacing w:before="0" w:beforeAutospacing="0" w:after="0" w:afterAutospacing="0"/>
              <w:jc w:val="center"/>
              <w:rPr>
                <w:highlight w:val="yellow"/>
              </w:rPr>
            </w:pPr>
            <w:r w:rsidRPr="00341E98">
              <w:t>0.901</w:t>
            </w:r>
          </w:p>
        </w:tc>
        <w:tc>
          <w:tcPr>
            <w:tcW w:w="1710" w:type="dxa"/>
          </w:tcPr>
          <w:p w14:paraId="18184640" w14:textId="77777777" w:rsidR="009412EE" w:rsidRPr="00341E98" w:rsidRDefault="009412EE" w:rsidP="009412EE">
            <w:pPr>
              <w:pStyle w:val="NormalWeb"/>
              <w:spacing w:before="0" w:beforeAutospacing="0" w:after="0" w:afterAutospacing="0"/>
              <w:jc w:val="center"/>
            </w:pPr>
            <w:r w:rsidRPr="00341E98">
              <w:t>303</w:t>
            </w:r>
          </w:p>
        </w:tc>
        <w:tc>
          <w:tcPr>
            <w:tcW w:w="1530" w:type="dxa"/>
          </w:tcPr>
          <w:p w14:paraId="764BC3D0" w14:textId="307647D9" w:rsidR="009412EE" w:rsidRPr="00341E98" w:rsidRDefault="003D70F6" w:rsidP="009412EE">
            <w:pPr>
              <w:pStyle w:val="NormalWeb"/>
              <w:spacing w:before="0" w:beforeAutospacing="0" w:after="0" w:afterAutospacing="0"/>
              <w:jc w:val="center"/>
            </w:pPr>
            <w:r w:rsidRPr="00341E98">
              <w:t>8.65</w:t>
            </w:r>
          </w:p>
        </w:tc>
        <w:tc>
          <w:tcPr>
            <w:tcW w:w="1530" w:type="dxa"/>
          </w:tcPr>
          <w:p w14:paraId="53A3F61A" w14:textId="77777777" w:rsidR="009412EE" w:rsidRPr="00341E98" w:rsidRDefault="009412EE" w:rsidP="009412EE">
            <w:pPr>
              <w:pStyle w:val="NormalWeb"/>
              <w:spacing w:before="0" w:beforeAutospacing="0" w:after="0" w:afterAutospacing="0"/>
              <w:jc w:val="center"/>
            </w:pPr>
            <w:r w:rsidRPr="00341E98">
              <w:t>77</w:t>
            </w:r>
          </w:p>
        </w:tc>
        <w:tc>
          <w:tcPr>
            <w:tcW w:w="1530" w:type="dxa"/>
          </w:tcPr>
          <w:p w14:paraId="7CA73741" w14:textId="61EE1711" w:rsidR="009412EE" w:rsidRPr="00341E98" w:rsidRDefault="009412EE" w:rsidP="009412EE">
            <w:pPr>
              <w:pStyle w:val="NormalWeb"/>
              <w:spacing w:before="0" w:beforeAutospacing="0" w:after="0" w:afterAutospacing="0"/>
              <w:jc w:val="center"/>
            </w:pPr>
            <w:r w:rsidRPr="00341E98">
              <w:t>73</w:t>
            </w:r>
          </w:p>
        </w:tc>
      </w:tr>
    </w:tbl>
    <w:p w14:paraId="676D339E" w14:textId="14550EE1" w:rsidR="000041EF" w:rsidRPr="00341E98" w:rsidRDefault="009412EE" w:rsidP="000041EF">
      <w:pPr>
        <w:pStyle w:val="NormalWeb"/>
        <w:spacing w:before="0" w:beforeAutospacing="0" w:after="0" w:afterAutospacing="0"/>
        <w:jc w:val="center"/>
      </w:pPr>
      <w:r w:rsidRPr="00341E98">
        <w:rPr>
          <w:b/>
          <w:highlight w:val="yellow"/>
        </w:rPr>
        <w:t>T</w:t>
      </w:r>
      <w:r w:rsidR="00180BFC" w:rsidRPr="00341E98">
        <w:rPr>
          <w:b/>
          <w:highlight w:val="yellow"/>
        </w:rPr>
        <w:t>ab</w:t>
      </w:r>
      <w:r w:rsidR="007A4563" w:rsidRPr="00341E98">
        <w:rPr>
          <w:b/>
          <w:highlight w:val="yellow"/>
        </w:rPr>
        <w:t>le 10</w:t>
      </w:r>
      <w:r w:rsidR="000041EF" w:rsidRPr="00341E98">
        <w:rPr>
          <w:b/>
          <w:highlight w:val="yellow"/>
        </w:rPr>
        <w:t>:</w:t>
      </w:r>
      <w:r w:rsidR="000041EF" w:rsidRPr="00341E98">
        <w:t xml:space="preserve"> </w:t>
      </w:r>
      <w:r w:rsidRPr="00341E98">
        <w:t xml:space="preserve">Comparison of </w:t>
      </w:r>
      <w:proofErr w:type="spellStart"/>
      <w:r w:rsidRPr="00341E98">
        <w:t>Walktrap</w:t>
      </w:r>
      <w:proofErr w:type="spellEnd"/>
      <w:r w:rsidRPr="00341E98">
        <w:t xml:space="preserve"> and </w:t>
      </w:r>
      <w:proofErr w:type="spellStart"/>
      <w:r w:rsidRPr="00341E98">
        <w:t>Infomap</w:t>
      </w:r>
      <w:proofErr w:type="spellEnd"/>
      <w:r w:rsidR="000041EF" w:rsidRPr="00341E98">
        <w:t xml:space="preserve"> </w:t>
      </w:r>
    </w:p>
    <w:p w14:paraId="4D1DA0C1" w14:textId="06D8F041" w:rsidR="000041EF" w:rsidRPr="00341E98" w:rsidRDefault="00DE669C" w:rsidP="00DE669C">
      <w:pPr>
        <w:pStyle w:val="NormalWeb"/>
        <w:jc w:val="both"/>
      </w:pPr>
      <w:proofErr w:type="spellStart"/>
      <w:r w:rsidRPr="00341E98">
        <w:t>Infomap</w:t>
      </w:r>
      <w:proofErr w:type="spellEnd"/>
      <w:r w:rsidRPr="00341E98">
        <w:t xml:space="preserve"> </w:t>
      </w:r>
      <w:r w:rsidR="003D70F6" w:rsidRPr="00341E98">
        <w:t xml:space="preserve">and </w:t>
      </w:r>
      <w:proofErr w:type="spellStart"/>
      <w:r w:rsidR="003D70F6" w:rsidRPr="00341E98">
        <w:t>w</w:t>
      </w:r>
      <w:r w:rsidR="009412EE" w:rsidRPr="00341E98">
        <w:t>alktrap</w:t>
      </w:r>
      <w:proofErr w:type="spellEnd"/>
      <w:r w:rsidR="009412EE" w:rsidRPr="00341E98">
        <w:t xml:space="preserve"> model </w:t>
      </w:r>
      <w:r w:rsidR="003D70F6" w:rsidRPr="00341E98">
        <w:t xml:space="preserve">have the same ungrouped developer number, as well as </w:t>
      </w:r>
      <w:r w:rsidR="009412EE" w:rsidRPr="00341E98">
        <w:t>similar modularity and average group size</w:t>
      </w:r>
      <w:r w:rsidRPr="00341E98">
        <w:t xml:space="preserve">. </w:t>
      </w:r>
      <w:r w:rsidR="009412EE" w:rsidRPr="00341E98">
        <w:t>However,</w:t>
      </w:r>
      <w:r w:rsidRPr="00341E98">
        <w:t xml:space="preserve"> </w:t>
      </w:r>
      <w:r w:rsidR="009412EE" w:rsidRPr="00341E98">
        <w:t xml:space="preserve">the </w:t>
      </w:r>
      <w:r w:rsidRPr="00341E98">
        <w:t xml:space="preserve">largest </w:t>
      </w:r>
      <w:r w:rsidR="003D70F6" w:rsidRPr="00341E98">
        <w:t xml:space="preserve">community in </w:t>
      </w:r>
      <w:proofErr w:type="spellStart"/>
      <w:r w:rsidR="003D70F6" w:rsidRPr="00341E98">
        <w:t>w</w:t>
      </w:r>
      <w:r w:rsidR="009412EE" w:rsidRPr="00341E98">
        <w:t>alktrap</w:t>
      </w:r>
      <w:proofErr w:type="spellEnd"/>
      <w:r w:rsidR="009412EE" w:rsidRPr="00341E98">
        <w:t xml:space="preserve"> model contains</w:t>
      </w:r>
      <w:r w:rsidRPr="00341E98">
        <w:t xml:space="preserve"> 152</w:t>
      </w:r>
      <w:r w:rsidR="009412EE" w:rsidRPr="00341E98">
        <w:t xml:space="preserve"> developers, twice of the counterpart</w:t>
      </w:r>
      <w:r w:rsidR="003D70F6" w:rsidRPr="00341E98">
        <w:t xml:space="preserve"> in </w:t>
      </w:r>
      <w:proofErr w:type="spellStart"/>
      <w:r w:rsidR="003D70F6" w:rsidRPr="00341E98">
        <w:t>I</w:t>
      </w:r>
      <w:r w:rsidR="009412EE" w:rsidRPr="00341E98">
        <w:t>nfomap</w:t>
      </w:r>
      <w:proofErr w:type="spellEnd"/>
      <w:r w:rsidR="009412EE" w:rsidRPr="00341E98">
        <w:t xml:space="preserve"> model.</w:t>
      </w:r>
      <w:r w:rsidR="003D70F6" w:rsidRPr="00341E98">
        <w:t xml:space="preserve"> </w:t>
      </w:r>
    </w:p>
    <w:p w14:paraId="69B82255" w14:textId="77777777" w:rsidR="003D70F6" w:rsidRPr="00341E98" w:rsidRDefault="000041EF" w:rsidP="00FC4CE6">
      <w:pPr>
        <w:pStyle w:val="NormalWeb"/>
        <w:spacing w:before="0" w:beforeAutospacing="0" w:after="0" w:afterAutospacing="0"/>
        <w:jc w:val="both"/>
      </w:pPr>
      <w:r w:rsidRPr="00341E98">
        <w:t xml:space="preserve">A comprehensive and optimized way of inferring network structure through community detection is beyond the scope of this paper. Here we </w:t>
      </w:r>
      <w:r w:rsidR="00180BFC" w:rsidRPr="00341E98">
        <w:t>apply</w:t>
      </w:r>
      <w:r w:rsidRPr="00341E98">
        <w:t xml:space="preserve"> s</w:t>
      </w:r>
      <w:r w:rsidR="00C64ED4" w:rsidRPr="00341E98">
        <w:t>ome easy-accessible a</w:t>
      </w:r>
      <w:r w:rsidR="00AB0D74" w:rsidRPr="00341E98">
        <w:t xml:space="preserve">lgorithms, namely multi-level model, </w:t>
      </w:r>
      <w:hyperlink r:id="rId48" w:history="1">
        <w:r w:rsidR="00AB0D74" w:rsidRPr="00341E98">
          <w:t>stochastic block model</w:t>
        </w:r>
      </w:hyperlink>
      <w:r w:rsidR="003D70F6" w:rsidRPr="00341E98">
        <w:t xml:space="preserve">s, </w:t>
      </w:r>
      <w:proofErr w:type="spellStart"/>
      <w:r w:rsidR="003D70F6" w:rsidRPr="00341E98">
        <w:t>w</w:t>
      </w:r>
      <w:r w:rsidR="00AB0D74" w:rsidRPr="00341E98">
        <w:t>alktrap</w:t>
      </w:r>
      <w:proofErr w:type="spellEnd"/>
      <w:r w:rsidR="00AB0D74" w:rsidRPr="00341E98">
        <w:t xml:space="preserve"> and </w:t>
      </w:r>
      <w:proofErr w:type="spellStart"/>
      <w:r w:rsidR="00AB0D74" w:rsidRPr="00341E98">
        <w:t>Infomap</w:t>
      </w:r>
      <w:proofErr w:type="spellEnd"/>
      <w:r w:rsidR="00AB0D74" w:rsidRPr="00341E98">
        <w:t xml:space="preserve">, </w:t>
      </w:r>
      <w:r w:rsidR="00C64ED4" w:rsidRPr="00341E98">
        <w:t xml:space="preserve">which </w:t>
      </w:r>
      <w:r w:rsidR="00AB0D74" w:rsidRPr="00341E98">
        <w:t>can be</w:t>
      </w:r>
      <w:r w:rsidR="00C64ED4" w:rsidRPr="00341E98">
        <w:t xml:space="preserve"> </w:t>
      </w:r>
      <w:r w:rsidRPr="00341E98">
        <w:t>categorized as optimization based, statistical inference based an</w:t>
      </w:r>
      <w:r w:rsidR="00180BFC" w:rsidRPr="00341E98">
        <w:t xml:space="preserve">d dynamics based </w:t>
      </w:r>
      <w:r w:rsidR="00AB0D74" w:rsidRPr="00341E98">
        <w:t xml:space="preserve">methods to the developer-developer network. </w:t>
      </w:r>
      <w:r w:rsidR="003D70F6" w:rsidRPr="00341E98">
        <w:t xml:space="preserve">When comparing model performance, we turn to modularity, minimum description length, as well as group number, average group size and ungrouped node number for reference. </w:t>
      </w:r>
    </w:p>
    <w:p w14:paraId="27D25140" w14:textId="77777777" w:rsidR="000041EF" w:rsidRPr="00341E98" w:rsidRDefault="000041EF" w:rsidP="000041EF">
      <w:pPr>
        <w:jc w:val="both"/>
        <w:rPr>
          <w:color w:val="auto"/>
        </w:rPr>
      </w:pPr>
    </w:p>
    <w:p w14:paraId="4A83BE9E" w14:textId="77777777" w:rsidR="000041EF" w:rsidRPr="00341E98" w:rsidRDefault="000041EF" w:rsidP="000041EF">
      <w:pPr>
        <w:pStyle w:val="Heading2"/>
        <w:numPr>
          <w:ilvl w:val="1"/>
          <w:numId w:val="14"/>
        </w:numPr>
        <w:jc w:val="both"/>
        <w:rPr>
          <w:i w:val="0"/>
          <w:iCs/>
          <w:color w:val="auto"/>
        </w:rPr>
      </w:pPr>
      <w:r w:rsidRPr="00341E98">
        <w:rPr>
          <w:i w:val="0"/>
          <w:iCs/>
          <w:color w:val="auto"/>
        </w:rPr>
        <w:t>Summary</w:t>
      </w:r>
    </w:p>
    <w:p w14:paraId="6CF82DDA" w14:textId="6A38027E" w:rsidR="000041EF" w:rsidRPr="00341E98" w:rsidRDefault="000041EF" w:rsidP="000041EF">
      <w:pPr>
        <w:jc w:val="both"/>
        <w:rPr>
          <w:color w:val="auto"/>
        </w:rPr>
      </w:pPr>
      <w:r w:rsidRPr="00341E98">
        <w:rPr>
          <w:rFonts w:ascii="Times New Roman" w:eastAsia="Times New Roman" w:hAnsi="Times New Roman" w:cs="Times New Roman"/>
          <w:color w:val="auto"/>
          <w:sz w:val="24"/>
          <w:szCs w:val="24"/>
        </w:rPr>
        <w:t xml:space="preserve"> To understand the interaction among developers, we create a weighted developer-developer graph by projecting the weighted bipartite developer-project graph. Four graph properties, namely degree, closeness, betweenness and eigenvector centrality, </w:t>
      </w:r>
      <w:r w:rsidR="00BC7813" w:rsidRPr="00341E98">
        <w:rPr>
          <w:rFonts w:ascii="Times New Roman" w:eastAsia="Times New Roman" w:hAnsi="Times New Roman" w:cs="Times New Roman"/>
          <w:color w:val="auto"/>
          <w:sz w:val="24"/>
          <w:szCs w:val="24"/>
        </w:rPr>
        <w:t>are studied, from which we achieve</w:t>
      </w:r>
      <w:r w:rsidRPr="00341E98">
        <w:rPr>
          <w:rFonts w:ascii="Times New Roman" w:eastAsia="Times New Roman" w:hAnsi="Times New Roman" w:cs="Times New Roman"/>
          <w:color w:val="auto"/>
          <w:sz w:val="24"/>
          <w:szCs w:val="24"/>
        </w:rPr>
        <w:t xml:space="preserve"> implications about developers’ functionality, roles and </w:t>
      </w:r>
      <w:r w:rsidR="00C14237">
        <w:rPr>
          <w:rFonts w:ascii="Times New Roman" w:eastAsia="Times New Roman" w:hAnsi="Times New Roman" w:cs="Times New Roman"/>
          <w:color w:val="auto"/>
          <w:sz w:val="24"/>
          <w:szCs w:val="24"/>
        </w:rPr>
        <w:t>collaboration</w:t>
      </w:r>
      <w:r w:rsidRPr="00341E98">
        <w:rPr>
          <w:rFonts w:ascii="Times New Roman" w:eastAsia="Times New Roman" w:hAnsi="Times New Roman" w:cs="Times New Roman"/>
          <w:color w:val="auto"/>
          <w:sz w:val="24"/>
          <w:szCs w:val="24"/>
        </w:rPr>
        <w:t xml:space="preserve">. In addition, we </w:t>
      </w:r>
      <w:r w:rsidR="00BC7813" w:rsidRPr="00341E98">
        <w:rPr>
          <w:rFonts w:ascii="Times New Roman" w:eastAsia="Times New Roman" w:hAnsi="Times New Roman" w:cs="Times New Roman"/>
          <w:color w:val="auto"/>
          <w:sz w:val="24"/>
          <w:szCs w:val="24"/>
        </w:rPr>
        <w:t>compare and implement</w:t>
      </w:r>
      <w:r w:rsidRPr="00341E98">
        <w:rPr>
          <w:rFonts w:ascii="Times New Roman" w:eastAsia="Times New Roman" w:hAnsi="Times New Roman" w:cs="Times New Roman"/>
          <w:color w:val="auto"/>
          <w:sz w:val="24"/>
          <w:szCs w:val="24"/>
        </w:rPr>
        <w:t xml:space="preserve"> different </w:t>
      </w:r>
      <w:r w:rsidR="00C14237">
        <w:rPr>
          <w:rFonts w:ascii="Times New Roman" w:eastAsia="Times New Roman" w:hAnsi="Times New Roman" w:cs="Times New Roman"/>
          <w:color w:val="auto"/>
          <w:sz w:val="24"/>
          <w:szCs w:val="24"/>
        </w:rPr>
        <w:t xml:space="preserve">community detection algorithms </w:t>
      </w:r>
      <w:r w:rsidRPr="00341E98">
        <w:rPr>
          <w:rFonts w:ascii="Times New Roman" w:eastAsia="Times New Roman" w:hAnsi="Times New Roman" w:cs="Times New Roman"/>
          <w:color w:val="auto"/>
          <w:sz w:val="24"/>
          <w:szCs w:val="24"/>
        </w:rPr>
        <w:t>to categorize and capture the network structure.</w:t>
      </w:r>
    </w:p>
    <w:p w14:paraId="0E3B67D8" w14:textId="5095E897" w:rsidR="00985BBD" w:rsidRPr="00341E98" w:rsidRDefault="00985BBD" w:rsidP="001E4C9F">
      <w:pPr>
        <w:jc w:val="both"/>
        <w:rPr>
          <w:color w:val="auto"/>
        </w:rPr>
      </w:pPr>
    </w:p>
    <w:p w14:paraId="180B9201" w14:textId="77777777" w:rsidR="007A1BD2" w:rsidRPr="00341E98" w:rsidRDefault="007A1BD2" w:rsidP="00BB4588">
      <w:pPr>
        <w:pStyle w:val="Heading1"/>
        <w:numPr>
          <w:ilvl w:val="0"/>
          <w:numId w:val="32"/>
        </w:numPr>
        <w:jc w:val="both"/>
        <w:rPr>
          <w:rFonts w:eastAsiaTheme="minorEastAsia"/>
          <w:color w:val="auto"/>
        </w:rPr>
      </w:pPr>
      <w:r w:rsidRPr="00341E98">
        <w:rPr>
          <w:color w:val="auto"/>
        </w:rPr>
        <w:lastRenderedPageBreak/>
        <w:t xml:space="preserve">Modeling Dynamics: </w:t>
      </w:r>
      <w:r w:rsidR="00A20CBA" w:rsidRPr="00341E98">
        <w:rPr>
          <w:color w:val="auto"/>
        </w:rPr>
        <w:t>Evolving</w:t>
      </w:r>
      <w:r w:rsidRPr="00341E98">
        <w:rPr>
          <w:color w:val="auto"/>
        </w:rPr>
        <w:t xml:space="preserve"> </w:t>
      </w:r>
      <w:r w:rsidRPr="00341E98">
        <w:rPr>
          <w:rFonts w:eastAsiaTheme="minorEastAsia"/>
          <w:color w:val="auto"/>
        </w:rPr>
        <w:t>Network</w:t>
      </w:r>
    </w:p>
    <w:p w14:paraId="0EECDD40" w14:textId="77777777" w:rsidR="007A1BD2" w:rsidRPr="00341E98" w:rsidRDefault="007A1BD2" w:rsidP="009D003B">
      <w:pPr>
        <w:rPr>
          <w:color w:val="auto"/>
        </w:rPr>
      </w:pPr>
    </w:p>
    <w:p w14:paraId="6EC714F4" w14:textId="19811A33" w:rsidR="00CC4CA0" w:rsidRPr="00341E98" w:rsidRDefault="00014618" w:rsidP="003665D3">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Analyzing </w:t>
      </w:r>
      <w:r w:rsidRPr="00341E98">
        <w:rPr>
          <w:rFonts w:ascii="Times New Roman" w:eastAsiaTheme="minorEastAsia" w:hAnsi="Times New Roman" w:cs="Times New Roman"/>
          <w:color w:val="auto"/>
          <w:sz w:val="24"/>
          <w:szCs w:val="24"/>
        </w:rPr>
        <w:t xml:space="preserve">dynamic </w:t>
      </w:r>
      <w:r w:rsidRPr="00341E98">
        <w:rPr>
          <w:rFonts w:ascii="Times New Roman" w:eastAsia="Times New Roman" w:hAnsi="Times New Roman" w:cs="Times New Roman"/>
          <w:color w:val="auto"/>
          <w:sz w:val="24"/>
          <w:szCs w:val="24"/>
        </w:rPr>
        <w:t xml:space="preserve">network </w:t>
      </w:r>
      <w:r w:rsidR="00A20CBA" w:rsidRPr="00341E98">
        <w:rPr>
          <w:rFonts w:ascii="Times New Roman" w:eastAsia="Times New Roman" w:hAnsi="Times New Roman" w:cs="Times New Roman"/>
          <w:color w:val="auto"/>
          <w:sz w:val="24"/>
          <w:szCs w:val="24"/>
        </w:rPr>
        <w:t>has gained</w:t>
      </w:r>
      <w:r w:rsidRPr="00341E98">
        <w:rPr>
          <w:rFonts w:ascii="Times New Roman" w:eastAsia="Times New Roman" w:hAnsi="Times New Roman" w:cs="Times New Roman"/>
          <w:color w:val="auto"/>
          <w:sz w:val="24"/>
          <w:szCs w:val="24"/>
        </w:rPr>
        <w:t xml:space="preserve"> </w:t>
      </w:r>
      <w:r w:rsidR="00A20CBA" w:rsidRPr="00341E98">
        <w:rPr>
          <w:rFonts w:ascii="Times New Roman" w:eastAsia="Times New Roman" w:hAnsi="Times New Roman" w:cs="Times New Roman"/>
          <w:color w:val="auto"/>
          <w:sz w:val="24"/>
          <w:szCs w:val="24"/>
        </w:rPr>
        <w:t xml:space="preserve">increase popularity and significance </w:t>
      </w:r>
      <w:r w:rsidRPr="00341E98">
        <w:rPr>
          <w:rFonts w:ascii="Times New Roman" w:eastAsia="Times New Roman" w:hAnsi="Times New Roman" w:cs="Times New Roman"/>
          <w:color w:val="auto"/>
          <w:sz w:val="24"/>
          <w:szCs w:val="24"/>
        </w:rPr>
        <w:t>as longitudinal netw</w:t>
      </w:r>
      <w:r w:rsidR="00A20CBA" w:rsidRPr="00341E98">
        <w:rPr>
          <w:rFonts w:ascii="Times New Roman" w:eastAsia="Times New Roman" w:hAnsi="Times New Roman" w:cs="Times New Roman"/>
          <w:color w:val="auto"/>
          <w:sz w:val="24"/>
          <w:szCs w:val="24"/>
        </w:rPr>
        <w:t>ork data becomes more available.</w:t>
      </w:r>
      <w:r w:rsidRPr="00341E98">
        <w:rPr>
          <w:rFonts w:ascii="Times New Roman" w:eastAsia="Times New Roman" w:hAnsi="Times New Roman" w:cs="Times New Roman"/>
          <w:color w:val="auto"/>
          <w:sz w:val="24"/>
          <w:szCs w:val="24"/>
        </w:rPr>
        <w:t xml:space="preserve"> </w:t>
      </w:r>
      <w:r w:rsidR="00D518FB" w:rsidRPr="00341E98">
        <w:rPr>
          <w:rFonts w:ascii="Times New Roman" w:eastAsia="Times New Roman" w:hAnsi="Times New Roman" w:cs="Times New Roman"/>
          <w:color w:val="auto"/>
          <w:sz w:val="24"/>
          <w:szCs w:val="24"/>
        </w:rPr>
        <w:t>Organizations</w:t>
      </w:r>
      <w:r w:rsidR="003665D3" w:rsidRPr="00341E98">
        <w:rPr>
          <w:rFonts w:ascii="Times New Roman" w:eastAsia="Times New Roman" w:hAnsi="Times New Roman" w:cs="Times New Roman"/>
          <w:color w:val="auto"/>
          <w:sz w:val="24"/>
          <w:szCs w:val="24"/>
        </w:rPr>
        <w:t xml:space="preserve"> </w:t>
      </w:r>
      <w:r w:rsidR="00D518FB" w:rsidRPr="00341E98">
        <w:rPr>
          <w:rFonts w:ascii="Times New Roman" w:eastAsia="Times New Roman" w:hAnsi="Times New Roman" w:cs="Times New Roman"/>
          <w:color w:val="auto"/>
          <w:sz w:val="24"/>
          <w:szCs w:val="24"/>
        </w:rPr>
        <w:t xml:space="preserve">study corporate network </w:t>
      </w:r>
      <w:r w:rsidR="00CC4CA0" w:rsidRPr="00341E98">
        <w:rPr>
          <w:rFonts w:ascii="Times New Roman" w:eastAsia="Times New Roman" w:hAnsi="Times New Roman" w:cs="Times New Roman"/>
          <w:color w:val="auto"/>
          <w:sz w:val="24"/>
          <w:szCs w:val="24"/>
        </w:rPr>
        <w:t>in a dynamic way</w:t>
      </w:r>
      <w:r w:rsidR="00D518FB" w:rsidRPr="00341E98">
        <w:rPr>
          <w:rFonts w:ascii="Times New Roman" w:eastAsia="Times New Roman" w:hAnsi="Times New Roman" w:cs="Times New Roman"/>
          <w:color w:val="auto"/>
          <w:sz w:val="24"/>
          <w:szCs w:val="24"/>
        </w:rPr>
        <w:t xml:space="preserve"> </w:t>
      </w:r>
      <w:proofErr w:type="gramStart"/>
      <w:r w:rsidRPr="00341E98">
        <w:rPr>
          <w:rFonts w:ascii="Times New Roman" w:eastAsia="Times New Roman" w:hAnsi="Times New Roman" w:cs="Times New Roman"/>
          <w:color w:val="auto"/>
          <w:sz w:val="24"/>
          <w:szCs w:val="24"/>
        </w:rPr>
        <w:t>in order to</w:t>
      </w:r>
      <w:proofErr w:type="gramEnd"/>
      <w:r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discover</w:t>
      </w:r>
      <w:r w:rsidR="00D518FB" w:rsidRPr="00341E98">
        <w:rPr>
          <w:rFonts w:ascii="Times New Roman" w:eastAsia="Times New Roman" w:hAnsi="Times New Roman" w:cs="Times New Roman"/>
          <w:color w:val="auto"/>
          <w:sz w:val="24"/>
          <w:szCs w:val="24"/>
        </w:rPr>
        <w:t xml:space="preserve"> </w:t>
      </w:r>
      <w:r w:rsidRPr="00341E98">
        <w:rPr>
          <w:rFonts w:ascii="Times New Roman" w:eastAsia="Times New Roman" w:hAnsi="Times New Roman" w:cs="Times New Roman"/>
          <w:color w:val="auto"/>
          <w:sz w:val="24"/>
          <w:szCs w:val="24"/>
        </w:rPr>
        <w:t xml:space="preserve">the </w:t>
      </w:r>
      <w:r w:rsidR="00D518FB" w:rsidRPr="00341E98">
        <w:rPr>
          <w:rFonts w:ascii="Times New Roman" w:eastAsia="Times New Roman" w:hAnsi="Times New Roman" w:cs="Times New Roman"/>
          <w:color w:val="auto"/>
          <w:sz w:val="24"/>
          <w:szCs w:val="24"/>
        </w:rPr>
        <w:t xml:space="preserve">decision cycle of major events, track </w:t>
      </w:r>
      <w:r w:rsidR="00CC4CA0" w:rsidRPr="00341E98">
        <w:rPr>
          <w:rFonts w:ascii="Times New Roman" w:eastAsia="Times New Roman" w:hAnsi="Times New Roman" w:cs="Times New Roman"/>
          <w:color w:val="auto"/>
          <w:sz w:val="24"/>
          <w:szCs w:val="24"/>
        </w:rPr>
        <w:t xml:space="preserve">the </w:t>
      </w:r>
      <w:r w:rsidR="00D518FB" w:rsidRPr="00341E98">
        <w:rPr>
          <w:rFonts w:ascii="Times New Roman" w:eastAsia="Times New Roman" w:hAnsi="Times New Roman" w:cs="Times New Roman"/>
          <w:color w:val="auto"/>
          <w:sz w:val="24"/>
          <w:szCs w:val="24"/>
        </w:rPr>
        <w:t xml:space="preserve">evolutions of </w:t>
      </w:r>
      <w:r w:rsidR="00CC4CA0" w:rsidRPr="00341E98">
        <w:rPr>
          <w:rFonts w:ascii="Times New Roman" w:eastAsia="Times New Roman" w:hAnsi="Times New Roman" w:cs="Times New Roman"/>
          <w:color w:val="auto"/>
          <w:sz w:val="24"/>
          <w:szCs w:val="24"/>
        </w:rPr>
        <w:t>corporate finances</w:t>
      </w:r>
      <w:r w:rsidR="00D518F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operations and culture, as well as</w:t>
      </w:r>
      <w:r w:rsidR="00D518F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detect changes in the organizational behavior</w:t>
      </w:r>
      <w:r w:rsidR="00DA79E1" w:rsidRPr="00341E98">
        <w:rPr>
          <w:rFonts w:ascii="Times New Roman" w:eastAsia="Times New Roman" w:hAnsi="Times New Roman" w:cs="Times New Roman"/>
          <w:color w:val="auto"/>
          <w:sz w:val="24"/>
          <w:szCs w:val="24"/>
          <w:highlight w:val="yellow"/>
        </w:rPr>
        <w:t>.</w:t>
      </w:r>
      <w:r w:rsidR="00CB5B5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 xml:space="preserve">Being able to identify </w:t>
      </w:r>
      <w:r w:rsidR="003665D3" w:rsidRPr="00341E98">
        <w:rPr>
          <w:rFonts w:ascii="Times New Roman" w:eastAsia="Times New Roman" w:hAnsi="Times New Roman" w:cs="Times New Roman"/>
          <w:color w:val="auto"/>
          <w:sz w:val="24"/>
          <w:szCs w:val="24"/>
        </w:rPr>
        <w:t xml:space="preserve">a change in network dynamics </w:t>
      </w:r>
      <w:r w:rsidR="00CC4CA0" w:rsidRPr="00341E98">
        <w:rPr>
          <w:rFonts w:ascii="Times New Roman" w:eastAsia="Times New Roman" w:hAnsi="Times New Roman" w:cs="Times New Roman"/>
          <w:color w:val="auto"/>
          <w:sz w:val="24"/>
          <w:szCs w:val="24"/>
        </w:rPr>
        <w:t>can</w:t>
      </w:r>
      <w:r w:rsidRPr="00341E98">
        <w:rPr>
          <w:rFonts w:ascii="Times New Roman" w:eastAsia="Times New Roman" w:hAnsi="Times New Roman" w:cs="Times New Roman"/>
          <w:color w:val="auto"/>
          <w:sz w:val="24"/>
          <w:szCs w:val="24"/>
        </w:rPr>
        <w:t xml:space="preserve"> enable managers to </w:t>
      </w:r>
      <w:r w:rsidR="00CC4CA0" w:rsidRPr="00341E98">
        <w:rPr>
          <w:rFonts w:ascii="Times New Roman" w:eastAsia="Times New Roman" w:hAnsi="Times New Roman" w:cs="Times New Roman"/>
          <w:color w:val="auto"/>
          <w:sz w:val="24"/>
          <w:szCs w:val="24"/>
        </w:rPr>
        <w:t xml:space="preserve">better prepare for the </w:t>
      </w:r>
      <w:r w:rsidR="00B41C04" w:rsidRPr="00341E98">
        <w:rPr>
          <w:rFonts w:ascii="Times New Roman" w:eastAsia="Times New Roman" w:hAnsi="Times New Roman" w:cs="Times New Roman"/>
          <w:color w:val="auto"/>
          <w:sz w:val="24"/>
          <w:szCs w:val="24"/>
        </w:rPr>
        <w:t xml:space="preserve">coming change and prevent potential problems. </w:t>
      </w:r>
      <w:r w:rsidR="00DA79E1" w:rsidRPr="00341E98">
        <w:rPr>
          <w:rFonts w:ascii="Times New Roman" w:eastAsia="Times New Roman" w:hAnsi="Times New Roman" w:cs="Times New Roman"/>
          <w:color w:val="auto"/>
          <w:sz w:val="24"/>
          <w:szCs w:val="24"/>
          <w:highlight w:val="yellow"/>
        </w:rPr>
        <w:t>(</w:t>
      </w:r>
      <w:proofErr w:type="spellStart"/>
      <w:r w:rsidR="00DA79E1" w:rsidRPr="00341E98">
        <w:rPr>
          <w:rFonts w:ascii="Times New Roman" w:eastAsia="Times New Roman" w:hAnsi="Times New Roman" w:cs="Times New Roman"/>
          <w:color w:val="auto"/>
          <w:sz w:val="24"/>
          <w:szCs w:val="24"/>
          <w:highlight w:val="yellow"/>
        </w:rPr>
        <w:t>Doreian</w:t>
      </w:r>
      <w:proofErr w:type="spellEnd"/>
      <w:r w:rsidR="00DA79E1" w:rsidRPr="00341E98">
        <w:rPr>
          <w:rFonts w:ascii="Times New Roman" w:eastAsia="Times New Roman" w:hAnsi="Times New Roman" w:cs="Times New Roman"/>
          <w:color w:val="auto"/>
          <w:sz w:val="24"/>
          <w:szCs w:val="24"/>
          <w:highlight w:val="yellow"/>
        </w:rPr>
        <w:t xml:space="preserve"> and Stokman </w:t>
      </w:r>
      <w:r w:rsidR="00EC48DB" w:rsidRPr="00341E98">
        <w:rPr>
          <w:rFonts w:ascii="Times New Roman" w:eastAsia="Times New Roman" w:hAnsi="Times New Roman" w:cs="Times New Roman"/>
          <w:color w:val="auto"/>
          <w:sz w:val="24"/>
          <w:szCs w:val="24"/>
          <w:highlight w:val="yellow"/>
        </w:rPr>
        <w:t>1997</w:t>
      </w:r>
      <w:r w:rsidR="00DA79E1" w:rsidRPr="00341E98">
        <w:rPr>
          <w:rFonts w:ascii="Times New Roman" w:eastAsia="Times New Roman" w:hAnsi="Times New Roman" w:cs="Times New Roman"/>
          <w:color w:val="auto"/>
          <w:sz w:val="24"/>
          <w:szCs w:val="24"/>
          <w:highlight w:val="yellow"/>
        </w:rPr>
        <w:t>)</w:t>
      </w:r>
    </w:p>
    <w:p w14:paraId="724F32DB" w14:textId="77777777" w:rsidR="00DA79E1" w:rsidRPr="00341E98" w:rsidRDefault="00DA79E1" w:rsidP="003665D3">
      <w:pPr>
        <w:jc w:val="both"/>
        <w:rPr>
          <w:rFonts w:ascii="Times New Roman" w:eastAsia="Times New Roman" w:hAnsi="Times New Roman" w:cs="Times New Roman"/>
          <w:color w:val="auto"/>
          <w:sz w:val="24"/>
          <w:szCs w:val="24"/>
        </w:rPr>
      </w:pPr>
    </w:p>
    <w:p w14:paraId="2BA8D2EB" w14:textId="77777777" w:rsidR="00DA79E1" w:rsidRPr="00341E98" w:rsidRDefault="004C39D2" w:rsidP="00DA79E1">
      <w:pPr>
        <w:pStyle w:val="NormalWeb"/>
        <w:spacing w:before="0" w:beforeAutospacing="0" w:after="0" w:afterAutospacing="0"/>
        <w:jc w:val="both"/>
      </w:pPr>
      <w:r w:rsidRPr="00341E98">
        <w:t xml:space="preserve">Dynamic network analysis (DNA) </w:t>
      </w:r>
      <w:r w:rsidR="00DF3F54" w:rsidRPr="00341E98">
        <w:t>brings together traditional social network an</w:t>
      </w:r>
      <w:r w:rsidRPr="00341E98">
        <w:t>alysis, link analysis</w:t>
      </w:r>
      <w:r w:rsidR="00DF3F54" w:rsidRPr="00341E98">
        <w:t>, social simulatio</w:t>
      </w:r>
      <w:r w:rsidRPr="00341E98">
        <w:t xml:space="preserve">n and multi-agent systems </w:t>
      </w:r>
      <w:r w:rsidR="00DF3F54" w:rsidRPr="00341E98">
        <w:t xml:space="preserve">within network science and network theory. </w:t>
      </w:r>
    </w:p>
    <w:p w14:paraId="667BC9C0" w14:textId="44385744" w:rsidR="004C39D2" w:rsidRPr="00341E98" w:rsidRDefault="00DA79E1" w:rsidP="00DA79E1">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w:t>
      </w:r>
      <w:r w:rsidR="00DF1761" w:rsidRPr="00341E98">
        <w:rPr>
          <w:rFonts w:ascii="Times New Roman" w:eastAsia="Times New Roman" w:hAnsi="Times New Roman" w:cs="Times New Roman"/>
          <w:color w:val="auto"/>
          <w:sz w:val="24"/>
          <w:szCs w:val="24"/>
        </w:rPr>
        <w:t>Kathleen</w:t>
      </w:r>
      <w:r w:rsidRPr="00341E98">
        <w:rPr>
          <w:rFonts w:ascii="Times New Roman" w:eastAsia="Times New Roman" w:hAnsi="Times New Roman" w:cs="Times New Roman"/>
          <w:color w:val="auto"/>
          <w:sz w:val="24"/>
          <w:szCs w:val="24"/>
        </w:rPr>
        <w:t xml:space="preserve"> </w:t>
      </w:r>
      <w:r w:rsidR="00DF1761" w:rsidRPr="00341E98">
        <w:rPr>
          <w:rFonts w:ascii="Times New Roman" w:eastAsia="Times New Roman" w:hAnsi="Times New Roman" w:cs="Times New Roman"/>
          <w:color w:val="auto"/>
          <w:sz w:val="24"/>
          <w:szCs w:val="24"/>
        </w:rPr>
        <w:t>2014</w:t>
      </w:r>
      <w:r w:rsidRPr="00341E98">
        <w:rPr>
          <w:rFonts w:ascii="Times New Roman" w:eastAsia="Times New Roman" w:hAnsi="Times New Roman" w:cs="Times New Roman"/>
          <w:color w:val="auto"/>
          <w:sz w:val="24"/>
          <w:szCs w:val="24"/>
        </w:rPr>
        <w:t xml:space="preserve">). </w:t>
      </w:r>
      <w:r w:rsidR="00DF3F54" w:rsidRPr="00341E98">
        <w:rPr>
          <w:rFonts w:ascii="Times New Roman" w:eastAsia="Times New Roman" w:hAnsi="Times New Roman" w:cs="Times New Roman"/>
          <w:color w:val="auto"/>
          <w:sz w:val="24"/>
          <w:szCs w:val="24"/>
        </w:rPr>
        <w:t xml:space="preserve">There are two aspects of this field. The first is the statistical analysis of DNA data. The second is the utilization of simulation to address issues of network dynamics. </w:t>
      </w:r>
      <w:r w:rsidR="004C39D2" w:rsidRPr="00341E98">
        <w:rPr>
          <w:rFonts w:ascii="Times New Roman" w:eastAsia="Times New Roman" w:hAnsi="Times New Roman" w:cs="Times New Roman"/>
          <w:color w:val="auto"/>
          <w:sz w:val="24"/>
          <w:szCs w:val="24"/>
        </w:rPr>
        <w:t xml:space="preserve">Dominant </w:t>
      </w:r>
      <w:r w:rsidR="00DF3F54" w:rsidRPr="00341E98">
        <w:rPr>
          <w:rFonts w:ascii="Times New Roman" w:eastAsia="Times New Roman" w:hAnsi="Times New Roman" w:cs="Times New Roman"/>
          <w:color w:val="auto"/>
          <w:sz w:val="24"/>
          <w:szCs w:val="24"/>
        </w:rPr>
        <w:t>modeling method</w:t>
      </w:r>
      <w:r w:rsidR="004C39D2" w:rsidRPr="00341E98">
        <w:rPr>
          <w:rFonts w:ascii="Times New Roman" w:eastAsia="Times New Roman" w:hAnsi="Times New Roman" w:cs="Times New Roman"/>
          <w:color w:val="auto"/>
          <w:sz w:val="24"/>
          <w:szCs w:val="24"/>
        </w:rPr>
        <w:t xml:space="preserve">s </w:t>
      </w:r>
      <w:r w:rsidR="00DF3F54" w:rsidRPr="00341E98">
        <w:rPr>
          <w:rFonts w:ascii="Times New Roman" w:eastAsia="Times New Roman" w:hAnsi="Times New Roman" w:cs="Times New Roman"/>
          <w:color w:val="auto"/>
          <w:sz w:val="24"/>
          <w:szCs w:val="24"/>
        </w:rPr>
        <w:t xml:space="preserve">include </w:t>
      </w:r>
      <w:r w:rsidR="004C39D2" w:rsidRPr="00341E98">
        <w:rPr>
          <w:rFonts w:ascii="Times New Roman" w:eastAsia="Times New Roman" w:hAnsi="Times New Roman" w:cs="Times New Roman"/>
          <w:color w:val="auto"/>
          <w:sz w:val="24"/>
          <w:szCs w:val="24"/>
        </w:rPr>
        <w:t>Markov chain models, multi-agent simulation models, and statistical models.</w:t>
      </w:r>
      <w:r w:rsidRPr="00341E98">
        <w:rPr>
          <w:rFonts w:ascii="Times New Roman" w:eastAsia="Times New Roman" w:hAnsi="Times New Roman" w:cs="Times New Roman"/>
          <w:color w:val="auto"/>
          <w:sz w:val="24"/>
          <w:szCs w:val="24"/>
        </w:rPr>
        <w:t xml:space="preserve"> </w:t>
      </w:r>
      <w:r w:rsidRPr="00341E98">
        <w:rPr>
          <w:rFonts w:ascii="Times New Roman" w:eastAsia="Times New Roman" w:hAnsi="Times New Roman" w:cs="Times New Roman"/>
          <w:color w:val="auto"/>
          <w:sz w:val="24"/>
          <w:szCs w:val="24"/>
          <w:highlight w:val="yellow"/>
        </w:rPr>
        <w:t>(</w:t>
      </w:r>
      <w:proofErr w:type="spellStart"/>
      <w:r w:rsidRPr="00341E98">
        <w:rPr>
          <w:rFonts w:ascii="Times New Roman" w:eastAsia="Times New Roman" w:hAnsi="Times New Roman" w:cs="Times New Roman"/>
          <w:color w:val="auto"/>
          <w:sz w:val="24"/>
          <w:szCs w:val="24"/>
          <w:highlight w:val="yellow"/>
        </w:rPr>
        <w:t>McCulloh</w:t>
      </w:r>
      <w:proofErr w:type="spellEnd"/>
      <w:r w:rsidRPr="00341E98">
        <w:rPr>
          <w:rFonts w:ascii="Times New Roman" w:eastAsia="Times New Roman" w:hAnsi="Times New Roman" w:cs="Times New Roman"/>
          <w:color w:val="auto"/>
          <w:sz w:val="24"/>
          <w:szCs w:val="24"/>
          <w:highlight w:val="yellow"/>
        </w:rPr>
        <w:t xml:space="preserve"> and Carley 2009)</w:t>
      </w:r>
      <w:r w:rsidR="004C39D2" w:rsidRPr="00341E98">
        <w:rPr>
          <w:rFonts w:ascii="Times New Roman" w:eastAsia="Times New Roman" w:hAnsi="Times New Roman" w:cs="Times New Roman"/>
          <w:color w:val="auto"/>
          <w:sz w:val="24"/>
          <w:szCs w:val="24"/>
        </w:rPr>
        <w:t xml:space="preserve"> </w:t>
      </w:r>
    </w:p>
    <w:p w14:paraId="35F7C75B" w14:textId="77777777" w:rsidR="004C39D2" w:rsidRPr="00341E98" w:rsidRDefault="004C39D2" w:rsidP="004C39D2">
      <w:pPr>
        <w:jc w:val="both"/>
        <w:rPr>
          <w:rFonts w:ascii="Times New Roman" w:eastAsia="Times New Roman" w:hAnsi="Times New Roman" w:cs="Times New Roman"/>
          <w:color w:val="auto"/>
          <w:sz w:val="24"/>
          <w:szCs w:val="24"/>
        </w:rPr>
      </w:pPr>
    </w:p>
    <w:p w14:paraId="7DA7CA84" w14:textId="6ACD9674" w:rsidR="004C39D2" w:rsidRDefault="004C39D2" w:rsidP="004C39D2">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A complete application of dynamic network modeling is beyond the scope of this paper. Considering the nature of the given problem, </w:t>
      </w:r>
      <w:r w:rsidR="00BC220C" w:rsidRPr="00341E98">
        <w:rPr>
          <w:rFonts w:ascii="Times New Roman" w:eastAsia="Times New Roman" w:hAnsi="Times New Roman" w:cs="Times New Roman"/>
          <w:color w:val="auto"/>
          <w:sz w:val="24"/>
          <w:szCs w:val="24"/>
        </w:rPr>
        <w:t xml:space="preserve">we choose </w:t>
      </w:r>
      <w:r w:rsidRPr="00341E98">
        <w:rPr>
          <w:rFonts w:ascii="Times New Roman" w:eastAsia="Times New Roman" w:hAnsi="Times New Roman" w:cs="Times New Roman"/>
          <w:color w:val="auto"/>
          <w:sz w:val="24"/>
          <w:szCs w:val="24"/>
        </w:rPr>
        <w:t>s</w:t>
      </w:r>
      <w:r w:rsidR="00BC220C" w:rsidRPr="00341E98">
        <w:rPr>
          <w:rFonts w:ascii="Times New Roman" w:eastAsia="Times New Roman" w:hAnsi="Times New Roman" w:cs="Times New Roman"/>
          <w:color w:val="auto"/>
          <w:sz w:val="24"/>
          <w:szCs w:val="24"/>
        </w:rPr>
        <w:t xml:space="preserve">tatistical models as our major measure. In other words, we compare </w:t>
      </w:r>
      <w:r w:rsidRPr="00341E98">
        <w:rPr>
          <w:rFonts w:ascii="Times New Roman" w:eastAsia="Times New Roman" w:hAnsi="Times New Roman" w:cs="Times New Roman"/>
          <w:color w:val="auto"/>
          <w:sz w:val="24"/>
          <w:szCs w:val="24"/>
        </w:rPr>
        <w:t xml:space="preserve">the properties of networks at different points </w:t>
      </w:r>
      <w:r w:rsidR="00BC220C" w:rsidRPr="00341E98">
        <w:rPr>
          <w:rFonts w:ascii="Times New Roman" w:eastAsia="Times New Roman" w:hAnsi="Times New Roman" w:cs="Times New Roman"/>
          <w:color w:val="auto"/>
          <w:sz w:val="24"/>
          <w:szCs w:val="24"/>
        </w:rPr>
        <w:t>in time.</w:t>
      </w:r>
    </w:p>
    <w:p w14:paraId="6C11CD16" w14:textId="6F889437" w:rsidR="00630B0A" w:rsidRDefault="00630B0A" w:rsidP="004C39D2">
      <w:pPr>
        <w:jc w:val="both"/>
        <w:rPr>
          <w:rFonts w:ascii="Times New Roman" w:eastAsia="Times New Roman" w:hAnsi="Times New Roman" w:cs="Times New Roman"/>
          <w:color w:val="auto"/>
          <w:sz w:val="24"/>
          <w:szCs w:val="24"/>
        </w:rPr>
      </w:pPr>
    </w:p>
    <w:p w14:paraId="64644668" w14:textId="01A14606" w:rsidR="00797BEA" w:rsidRDefault="00630B0A" w:rsidP="00C4147A">
      <w:pPr>
        <w:jc w:val="both"/>
        <w:rPr>
          <w:rFonts w:ascii="Times New Roman" w:eastAsia="Times New Roman" w:hAnsi="Times New Roman" w:cs="Times New Roman"/>
          <w:color w:val="auto"/>
          <w:sz w:val="24"/>
          <w:szCs w:val="24"/>
        </w:rPr>
      </w:pPr>
      <w:r w:rsidRPr="00630B0A">
        <w:rPr>
          <w:rFonts w:ascii="Times New Roman" w:eastAsia="Times New Roman" w:hAnsi="Times New Roman" w:cs="Times New Roman"/>
          <w:color w:val="auto"/>
          <w:sz w:val="24"/>
          <w:szCs w:val="24"/>
        </w:rPr>
        <w:t>Clustering coefficient is a common measure of the degree to which nodes tend to</w:t>
      </w:r>
      <w:r w:rsidR="00C4147A">
        <w:rPr>
          <w:rFonts w:ascii="Times New Roman" w:eastAsia="Times New Roman" w:hAnsi="Times New Roman" w:cs="Times New Roman"/>
          <w:color w:val="auto"/>
          <w:sz w:val="24"/>
          <w:szCs w:val="24"/>
        </w:rPr>
        <w:t xml:space="preserve"> </w:t>
      </w:r>
      <w:r w:rsidRPr="00630B0A">
        <w:rPr>
          <w:rFonts w:ascii="Times New Roman" w:eastAsia="Times New Roman" w:hAnsi="Times New Roman" w:cs="Times New Roman"/>
          <w:color w:val="auto"/>
          <w:sz w:val="24"/>
          <w:szCs w:val="24"/>
        </w:rPr>
        <w:t xml:space="preserve">cluster together </w:t>
      </w:r>
      <w:r w:rsidR="00E67877">
        <w:rPr>
          <w:rFonts w:ascii="Times New Roman" w:eastAsia="Times New Roman" w:hAnsi="Times New Roman" w:cs="Times New Roman"/>
          <w:color w:val="auto"/>
          <w:sz w:val="24"/>
          <w:szCs w:val="24"/>
        </w:rPr>
        <w:t>(</w:t>
      </w:r>
      <w:r w:rsidR="00E67877" w:rsidRPr="00E67877">
        <w:rPr>
          <w:rFonts w:ascii="Times New Roman" w:eastAsia="Times New Roman" w:hAnsi="Times New Roman" w:cs="Times New Roman"/>
          <w:color w:val="auto"/>
          <w:sz w:val="24"/>
          <w:szCs w:val="24"/>
        </w:rPr>
        <w:t>Kaiser</w:t>
      </w:r>
      <w:r w:rsidR="00E67877" w:rsidRPr="00E67877">
        <w:rPr>
          <w:rFonts w:ascii="Times New Roman" w:eastAsia="Times New Roman" w:hAnsi="Times New Roman" w:cs="Times New Roman"/>
          <w:color w:val="auto"/>
          <w:sz w:val="24"/>
          <w:szCs w:val="24"/>
        </w:rPr>
        <w:t xml:space="preserve"> </w:t>
      </w:r>
      <w:r w:rsidR="00E67877" w:rsidRPr="00E67877">
        <w:rPr>
          <w:rFonts w:ascii="Times New Roman" w:eastAsia="Times New Roman" w:hAnsi="Times New Roman" w:cs="Times New Roman"/>
          <w:color w:val="auto"/>
          <w:sz w:val="24"/>
          <w:szCs w:val="24"/>
        </w:rPr>
        <w:t>2008</w:t>
      </w:r>
      <w:r w:rsidR="00E67877" w:rsidRPr="00E67877">
        <w:rPr>
          <w:rFonts w:ascii="Times New Roman" w:eastAsia="Times New Roman" w:hAnsi="Times New Roman" w:cs="Times New Roman"/>
          <w:color w:val="auto"/>
          <w:sz w:val="24"/>
          <w:szCs w:val="24"/>
        </w:rPr>
        <w:t xml:space="preserve">; </w:t>
      </w:r>
      <w:proofErr w:type="spellStart"/>
      <w:r w:rsidR="00E67877" w:rsidRPr="00E67877">
        <w:rPr>
          <w:rFonts w:ascii="Times New Roman" w:eastAsia="Times New Roman" w:hAnsi="Times New Roman" w:cs="Times New Roman"/>
          <w:color w:val="auto"/>
          <w:sz w:val="24"/>
          <w:szCs w:val="24"/>
        </w:rPr>
        <w:t>Opsahl</w:t>
      </w:r>
      <w:proofErr w:type="spellEnd"/>
      <w:r w:rsidR="00E67877" w:rsidRPr="00E67877">
        <w:rPr>
          <w:rFonts w:ascii="Times New Roman" w:eastAsia="Times New Roman" w:hAnsi="Times New Roman" w:cs="Times New Roman"/>
          <w:color w:val="auto"/>
          <w:sz w:val="24"/>
          <w:szCs w:val="24"/>
        </w:rPr>
        <w:t xml:space="preserve"> </w:t>
      </w:r>
      <w:r w:rsidR="00E67877" w:rsidRPr="00E67877">
        <w:rPr>
          <w:rFonts w:ascii="Times New Roman" w:eastAsia="Times New Roman" w:hAnsi="Times New Roman" w:cs="Times New Roman"/>
          <w:color w:val="auto"/>
          <w:sz w:val="24"/>
          <w:szCs w:val="24"/>
        </w:rPr>
        <w:t xml:space="preserve">and </w:t>
      </w:r>
      <w:proofErr w:type="spellStart"/>
      <w:r w:rsidR="00E67877" w:rsidRPr="00E67877">
        <w:rPr>
          <w:rFonts w:ascii="Times New Roman" w:eastAsia="Times New Roman" w:hAnsi="Times New Roman" w:cs="Times New Roman"/>
          <w:color w:val="auto"/>
          <w:sz w:val="24"/>
          <w:szCs w:val="24"/>
        </w:rPr>
        <w:t>Panzarasa</w:t>
      </w:r>
      <w:proofErr w:type="spellEnd"/>
      <w:r w:rsidR="00E67877" w:rsidRPr="00E67877">
        <w:rPr>
          <w:rFonts w:ascii="Times New Roman" w:eastAsia="Times New Roman" w:hAnsi="Times New Roman" w:cs="Times New Roman"/>
          <w:color w:val="auto"/>
          <w:sz w:val="24"/>
          <w:szCs w:val="24"/>
        </w:rPr>
        <w:t xml:space="preserve"> </w:t>
      </w:r>
      <w:r w:rsidR="00E67877" w:rsidRPr="00E67877">
        <w:rPr>
          <w:rFonts w:ascii="Times New Roman" w:eastAsia="Times New Roman" w:hAnsi="Times New Roman" w:cs="Times New Roman"/>
          <w:color w:val="auto"/>
          <w:sz w:val="24"/>
          <w:szCs w:val="24"/>
        </w:rPr>
        <w:t>2009</w:t>
      </w:r>
      <w:r w:rsidR="00E67877" w:rsidRPr="00E67877">
        <w:rPr>
          <w:rFonts w:ascii="Times New Roman" w:eastAsia="Times New Roman" w:hAnsi="Times New Roman" w:cs="Times New Roman"/>
          <w:color w:val="auto"/>
          <w:sz w:val="24"/>
          <w:szCs w:val="24"/>
        </w:rPr>
        <w:t>)</w:t>
      </w:r>
      <w:r w:rsidR="00E67877" w:rsidRPr="00E67877">
        <w:rPr>
          <w:rFonts w:ascii="Times New Roman" w:eastAsia="Times New Roman" w:hAnsi="Times New Roman" w:cs="Times New Roman"/>
          <w:color w:val="auto"/>
          <w:sz w:val="24"/>
          <w:szCs w:val="24"/>
        </w:rPr>
        <w:t xml:space="preserve">. </w:t>
      </w:r>
      <w:r w:rsidR="00E67877" w:rsidRPr="00E67877">
        <w:rPr>
          <w:rFonts w:ascii="Times New Roman" w:eastAsia="Times New Roman" w:hAnsi="Times New Roman" w:cs="Times New Roman"/>
          <w:color w:val="auto"/>
          <w:sz w:val="24"/>
          <w:szCs w:val="24"/>
        </w:rPr>
        <w:t xml:space="preserve"> W</w:t>
      </w:r>
      <w:r w:rsidRPr="00630B0A">
        <w:rPr>
          <w:rFonts w:ascii="Times New Roman" w:eastAsia="Times New Roman" w:hAnsi="Times New Roman" w:cs="Times New Roman"/>
          <w:color w:val="auto"/>
          <w:sz w:val="24"/>
          <w:szCs w:val="24"/>
        </w:rPr>
        <w:t>hile zero means no clustering, on</w:t>
      </w:r>
      <w:r w:rsidR="00C4147A">
        <w:rPr>
          <w:rFonts w:ascii="Times New Roman" w:eastAsia="Times New Roman" w:hAnsi="Times New Roman" w:cs="Times New Roman"/>
          <w:color w:val="auto"/>
          <w:sz w:val="24"/>
          <w:szCs w:val="24"/>
        </w:rPr>
        <w:t xml:space="preserve">e indicates maximal clustering. </w:t>
      </w:r>
      <w:r w:rsidRPr="00630B0A">
        <w:rPr>
          <w:rFonts w:ascii="Times New Roman" w:eastAsia="Times New Roman" w:hAnsi="Times New Roman" w:cs="Times New Roman"/>
          <w:color w:val="auto"/>
          <w:sz w:val="24"/>
          <w:szCs w:val="24"/>
        </w:rPr>
        <w:t xml:space="preserve">There are two types of clustering coefficient: local and global. </w:t>
      </w:r>
      <w:r w:rsidR="00C4147A">
        <w:rPr>
          <w:rFonts w:ascii="Times New Roman" w:eastAsia="Times New Roman" w:hAnsi="Times New Roman" w:cs="Times New Roman"/>
          <w:color w:val="auto"/>
          <w:sz w:val="24"/>
          <w:szCs w:val="24"/>
        </w:rPr>
        <w:t>W</w:t>
      </w:r>
      <w:r w:rsidR="00C4147A" w:rsidRPr="00C4147A">
        <w:rPr>
          <w:rFonts w:ascii="Times New Roman" w:eastAsia="Times New Roman" w:hAnsi="Times New Roman" w:cs="Times New Roman"/>
          <w:color w:val="auto"/>
          <w:sz w:val="24"/>
          <w:szCs w:val="24"/>
        </w:rPr>
        <w:t xml:space="preserve">hen applied to a single node, </w:t>
      </w:r>
      <w:r w:rsidR="00C4147A">
        <w:rPr>
          <w:rFonts w:ascii="Times New Roman" w:eastAsia="Times New Roman" w:hAnsi="Times New Roman" w:cs="Times New Roman"/>
          <w:color w:val="auto"/>
          <w:sz w:val="24"/>
          <w:szCs w:val="24"/>
        </w:rPr>
        <w:t xml:space="preserve">it </w:t>
      </w:r>
      <w:r w:rsidR="00C4147A" w:rsidRPr="00C4147A">
        <w:rPr>
          <w:rFonts w:ascii="Times New Roman" w:eastAsia="Times New Roman" w:hAnsi="Times New Roman" w:cs="Times New Roman"/>
          <w:color w:val="auto"/>
          <w:sz w:val="24"/>
          <w:szCs w:val="24"/>
        </w:rPr>
        <w:t>is a measure of how complete</w:t>
      </w:r>
      <w:r w:rsidR="00C4147A">
        <w:rPr>
          <w:rFonts w:ascii="Times New Roman" w:eastAsia="Times New Roman" w:hAnsi="Times New Roman" w:cs="Times New Roman"/>
          <w:color w:val="auto"/>
          <w:sz w:val="24"/>
          <w:szCs w:val="24"/>
        </w:rPr>
        <w:t xml:space="preserve"> the neighborhood of a node is (local). </w:t>
      </w:r>
      <w:r w:rsidR="00C4147A" w:rsidRPr="00C4147A">
        <w:rPr>
          <w:rFonts w:ascii="Times New Roman" w:eastAsia="Times New Roman" w:hAnsi="Times New Roman" w:cs="Times New Roman"/>
          <w:color w:val="auto"/>
          <w:sz w:val="24"/>
          <w:szCs w:val="24"/>
        </w:rPr>
        <w:t>When applied to an entire network, it is the </w:t>
      </w:r>
      <w:r w:rsidR="00C4147A" w:rsidRPr="00C4147A">
        <w:rPr>
          <w:rFonts w:ascii="Times New Roman" w:eastAsia="Times New Roman" w:hAnsi="Times New Roman" w:cs="Times New Roman"/>
          <w:bCs/>
          <w:color w:val="auto"/>
          <w:sz w:val="24"/>
          <w:szCs w:val="24"/>
        </w:rPr>
        <w:t>average clustering coefficient</w:t>
      </w:r>
      <w:r w:rsidR="00C4147A" w:rsidRPr="00C4147A">
        <w:rPr>
          <w:rFonts w:ascii="Times New Roman" w:eastAsia="Times New Roman" w:hAnsi="Times New Roman" w:cs="Times New Roman"/>
          <w:color w:val="auto"/>
          <w:sz w:val="24"/>
          <w:szCs w:val="24"/>
        </w:rPr>
        <w:t xml:space="preserve"> over </w:t>
      </w:r>
      <w:proofErr w:type="gramStart"/>
      <w:r w:rsidR="00C4147A">
        <w:rPr>
          <w:rFonts w:ascii="Times New Roman" w:eastAsia="Times New Roman" w:hAnsi="Times New Roman" w:cs="Times New Roman"/>
          <w:color w:val="auto"/>
          <w:sz w:val="24"/>
          <w:szCs w:val="24"/>
        </w:rPr>
        <w:t>all of</w:t>
      </w:r>
      <w:proofErr w:type="gramEnd"/>
      <w:r w:rsidR="00C4147A">
        <w:rPr>
          <w:rFonts w:ascii="Times New Roman" w:eastAsia="Times New Roman" w:hAnsi="Times New Roman" w:cs="Times New Roman"/>
          <w:color w:val="auto"/>
          <w:sz w:val="24"/>
          <w:szCs w:val="24"/>
        </w:rPr>
        <w:t xml:space="preserve"> the nodes in the network (global).</w:t>
      </w:r>
    </w:p>
    <w:p w14:paraId="66FC62F0" w14:textId="1170300F" w:rsidR="00C4147A" w:rsidRDefault="00C4147A" w:rsidP="004C39D2">
      <w:pPr>
        <w:jc w:val="both"/>
        <w:rPr>
          <w:rFonts w:ascii="Times New Roman" w:eastAsia="Times New Roman" w:hAnsi="Times New Roman" w:cs="Times New Roman"/>
          <w:color w:val="auto"/>
          <w:sz w:val="24"/>
          <w:szCs w:val="24"/>
        </w:rPr>
      </w:pPr>
    </w:p>
    <w:p w14:paraId="17F06EB1" w14:textId="0A8C65F8" w:rsidR="00C4147A" w:rsidRDefault="00C4147A"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Figure 18 shows the global coefficient clustering for the developer-developer graph in different days of week. We can see that the </w:t>
      </w:r>
      <w:r>
        <w:rPr>
          <w:rFonts w:ascii="Times New Roman" w:eastAsia="Times New Roman" w:hAnsi="Times New Roman" w:cs="Times New Roman"/>
          <w:color w:val="auto"/>
          <w:sz w:val="24"/>
          <w:szCs w:val="24"/>
        </w:rPr>
        <w:t xml:space="preserve">global coefficient clustering </w:t>
      </w:r>
      <w:r>
        <w:rPr>
          <w:rFonts w:ascii="Times New Roman" w:eastAsia="Times New Roman" w:hAnsi="Times New Roman" w:cs="Times New Roman"/>
          <w:color w:val="auto"/>
          <w:sz w:val="24"/>
          <w:szCs w:val="24"/>
        </w:rPr>
        <w:t xml:space="preserve">stays </w:t>
      </w:r>
      <w:r w:rsidR="00D55040">
        <w:rPr>
          <w:rFonts w:ascii="Times New Roman" w:eastAsia="Times New Roman" w:hAnsi="Times New Roman" w:cs="Times New Roman"/>
          <w:color w:val="auto"/>
          <w:sz w:val="24"/>
          <w:szCs w:val="24"/>
        </w:rPr>
        <w:t xml:space="preserve">high (about 0.85) and </w:t>
      </w:r>
      <w:r>
        <w:rPr>
          <w:rFonts w:ascii="Times New Roman" w:eastAsia="Times New Roman" w:hAnsi="Times New Roman" w:cs="Times New Roman"/>
          <w:color w:val="auto"/>
          <w:sz w:val="24"/>
          <w:szCs w:val="24"/>
        </w:rPr>
        <w:t xml:space="preserve">constant from Monday through Friday and </w:t>
      </w:r>
      <w:r w:rsidR="00D55040">
        <w:rPr>
          <w:rFonts w:ascii="Times New Roman" w:eastAsia="Times New Roman" w:hAnsi="Times New Roman" w:cs="Times New Roman"/>
          <w:color w:val="auto"/>
          <w:sz w:val="24"/>
          <w:szCs w:val="24"/>
        </w:rPr>
        <w:t xml:space="preserve">decrease largely in weekends. </w:t>
      </w:r>
    </w:p>
    <w:p w14:paraId="47309F6E" w14:textId="2B5D1653" w:rsidR="00D55040" w:rsidRDefault="00D55040" w:rsidP="004C39D2">
      <w:pPr>
        <w:jc w:val="both"/>
        <w:rPr>
          <w:rFonts w:ascii="Times New Roman" w:eastAsia="Times New Roman" w:hAnsi="Times New Roman" w:cs="Times New Roman"/>
          <w:color w:val="auto"/>
          <w:sz w:val="24"/>
          <w:szCs w:val="24"/>
        </w:rPr>
      </w:pPr>
    </w:p>
    <w:p w14:paraId="2D2E3A65" w14:textId="2074E035" w:rsidR="00D55040" w:rsidRDefault="00D55040"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Figure </w:t>
      </w:r>
      <w:r w:rsidR="005B7E6E">
        <w:rPr>
          <w:rFonts w:ascii="Times New Roman" w:eastAsia="Times New Roman" w:hAnsi="Times New Roman" w:cs="Times New Roman"/>
          <w:color w:val="auto"/>
          <w:sz w:val="24"/>
          <w:szCs w:val="24"/>
        </w:rPr>
        <w:t xml:space="preserve">19 shows the </w:t>
      </w:r>
      <w:r>
        <w:rPr>
          <w:rFonts w:ascii="Times New Roman" w:eastAsia="Times New Roman" w:hAnsi="Times New Roman" w:cs="Times New Roman"/>
          <w:color w:val="auto"/>
          <w:sz w:val="24"/>
          <w:szCs w:val="24"/>
        </w:rPr>
        <w:t>c</w:t>
      </w:r>
      <w:r w:rsidRPr="00D55040">
        <w:rPr>
          <w:rFonts w:ascii="Times New Roman" w:eastAsia="Times New Roman" w:hAnsi="Times New Roman" w:cs="Times New Roman"/>
          <w:color w:val="auto"/>
          <w:sz w:val="24"/>
          <w:szCs w:val="24"/>
        </w:rPr>
        <w:t>lusters of developer-developer graph on different days of week</w:t>
      </w:r>
      <w:r>
        <w:rPr>
          <w:rFonts w:ascii="Times New Roman" w:eastAsia="Times New Roman" w:hAnsi="Times New Roman" w:cs="Times New Roman"/>
          <w:color w:val="auto"/>
          <w:sz w:val="24"/>
          <w:szCs w:val="24"/>
        </w:rPr>
        <w:t xml:space="preserve">. Clusters are generated by the multi-level algorithm. </w:t>
      </w:r>
      <w:r w:rsidR="005B7E6E">
        <w:rPr>
          <w:rFonts w:ascii="Times New Roman" w:eastAsia="Times New Roman" w:hAnsi="Times New Roman" w:cs="Times New Roman"/>
          <w:color w:val="auto"/>
          <w:sz w:val="24"/>
          <w:szCs w:val="24"/>
        </w:rPr>
        <w:t>Despite of having similar attributes, such as number of nodes and communities, graphs are distinctive in terms of structures, indicating that the collaboration among developers varies daily from Monday through Friday.</w:t>
      </w:r>
    </w:p>
    <w:p w14:paraId="448E297F" w14:textId="77777777" w:rsidR="00C4147A" w:rsidRDefault="00C4147A" w:rsidP="004C39D2">
      <w:pPr>
        <w:jc w:val="both"/>
        <w:rPr>
          <w:rFonts w:ascii="Times New Roman" w:eastAsia="Times New Roman" w:hAnsi="Times New Roman" w:cs="Times New Roman"/>
          <w:color w:val="auto"/>
          <w:sz w:val="24"/>
          <w:szCs w:val="24"/>
        </w:rPr>
      </w:pPr>
    </w:p>
    <w:p w14:paraId="55B65D1A" w14:textId="77777777" w:rsidR="00797BEA" w:rsidRDefault="00797BEA" w:rsidP="004C39D2">
      <w:pPr>
        <w:jc w:val="both"/>
        <w:rPr>
          <w:rFonts w:ascii="Times New Roman" w:eastAsia="Times New Roman" w:hAnsi="Times New Roman" w:cs="Times New Roman"/>
          <w:color w:val="auto"/>
          <w:sz w:val="24"/>
          <w:szCs w:val="24"/>
        </w:rPr>
      </w:pPr>
    </w:p>
    <w:p w14:paraId="691D6BA4" w14:textId="657CF4FB" w:rsidR="00282B15" w:rsidRDefault="00797BEA" w:rsidP="00C4147A">
      <w:pPr>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lastRenderedPageBreak/>
        <w:drawing>
          <wp:inline distT="0" distB="0" distL="0" distR="0" wp14:anchorId="3ED9DA97" wp14:editId="1B3162B6">
            <wp:extent cx="3956050" cy="2873569"/>
            <wp:effectExtent l="0" t="0" r="635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uster-trend.png"/>
                    <pic:cNvPicPr/>
                  </pic:nvPicPr>
                  <pic:blipFill rotWithShape="1">
                    <a:blip r:embed="rId49">
                      <a:extLst>
                        <a:ext uri="{28A0092B-C50C-407E-A947-70E740481C1C}">
                          <a14:useLocalDpi xmlns:a14="http://schemas.microsoft.com/office/drawing/2010/main" val="0"/>
                        </a:ext>
                      </a:extLst>
                    </a:blip>
                    <a:srcRect l="5535" t="7146" r="9242"/>
                    <a:stretch/>
                  </pic:blipFill>
                  <pic:spPr bwMode="auto">
                    <a:xfrm>
                      <a:off x="0" y="0"/>
                      <a:ext cx="3961073" cy="2877218"/>
                    </a:xfrm>
                    <a:prstGeom prst="rect">
                      <a:avLst/>
                    </a:prstGeom>
                    <a:ln>
                      <a:noFill/>
                    </a:ln>
                    <a:extLst>
                      <a:ext uri="{53640926-AAD7-44D8-BBD7-CCE9431645EC}">
                        <a14:shadowObscured xmlns:a14="http://schemas.microsoft.com/office/drawing/2010/main"/>
                      </a:ext>
                    </a:extLst>
                  </pic:spPr>
                </pic:pic>
              </a:graphicData>
            </a:graphic>
          </wp:inline>
        </w:drawing>
      </w:r>
    </w:p>
    <w:p w14:paraId="43EE1E70" w14:textId="6E0E002A" w:rsidR="00C4147A" w:rsidRPr="00341E98" w:rsidRDefault="00C4147A" w:rsidP="00C4147A">
      <w:pPr>
        <w:pStyle w:val="NormalWeb"/>
        <w:spacing w:before="0" w:beforeAutospacing="0" w:after="0" w:afterAutospacing="0"/>
        <w:jc w:val="center"/>
      </w:pPr>
      <w:r>
        <w:rPr>
          <w:b/>
        </w:rPr>
        <w:t>Figure 18</w:t>
      </w:r>
      <w:r w:rsidRPr="00341E98">
        <w:rPr>
          <w:b/>
        </w:rPr>
        <w:t xml:space="preserve">. </w:t>
      </w:r>
      <w:r>
        <w:t>Global coefficient clustering for the developer-developer graph by day of week</w:t>
      </w:r>
    </w:p>
    <w:p w14:paraId="5CD9D0C4" w14:textId="04CB3F40" w:rsidR="00797BEA" w:rsidRDefault="00797BEA" w:rsidP="004C39D2">
      <w:pPr>
        <w:jc w:val="both"/>
        <w:rPr>
          <w:rFonts w:ascii="Times New Roman" w:eastAsia="Times New Roman" w:hAnsi="Times New Roman" w:cs="Times New Roman"/>
          <w:color w:val="auto"/>
          <w:sz w:val="24"/>
          <w:szCs w:val="24"/>
        </w:rPr>
      </w:pPr>
    </w:p>
    <w:p w14:paraId="04463DFD" w14:textId="69823AC7" w:rsidR="00D55040" w:rsidRDefault="00D55040" w:rsidP="004C39D2">
      <w:pPr>
        <w:jc w:val="both"/>
        <w:rPr>
          <w:rFonts w:ascii="Times New Roman" w:eastAsia="Times New Roman" w:hAnsi="Times New Roman" w:cs="Times New Roman"/>
          <w:color w:val="auto"/>
          <w:sz w:val="24"/>
          <w:szCs w:val="24"/>
        </w:rPr>
      </w:pPr>
    </w:p>
    <w:p w14:paraId="4415D343" w14:textId="59AA2F73" w:rsidR="00D55040" w:rsidRDefault="005B7E6E"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mc:AlternateContent>
          <mc:Choice Requires="wpg">
            <w:drawing>
              <wp:anchor distT="0" distB="0" distL="114300" distR="114300" simplePos="0" relativeHeight="251656192" behindDoc="0" locked="0" layoutInCell="1" allowOverlap="1" wp14:anchorId="6B7BFC3A" wp14:editId="6AF73C46">
                <wp:simplePos x="0" y="0"/>
                <wp:positionH relativeFrom="column">
                  <wp:posOffset>173616</wp:posOffset>
                </wp:positionH>
                <wp:positionV relativeFrom="paragraph">
                  <wp:posOffset>2802</wp:posOffset>
                </wp:positionV>
                <wp:extent cx="5772748" cy="3448424"/>
                <wp:effectExtent l="0" t="0" r="0" b="19050"/>
                <wp:wrapNone/>
                <wp:docPr id="133" name="Group 133"/>
                <wp:cNvGraphicFramePr/>
                <a:graphic xmlns:a="http://schemas.openxmlformats.org/drawingml/2006/main">
                  <a:graphicData uri="http://schemas.microsoft.com/office/word/2010/wordprocessingGroup">
                    <wpg:wgp>
                      <wpg:cNvGrpSpPr/>
                      <wpg:grpSpPr>
                        <a:xfrm>
                          <a:off x="0" y="0"/>
                          <a:ext cx="5772748" cy="3448424"/>
                          <a:chOff x="0" y="0"/>
                          <a:chExt cx="5772748" cy="3448424"/>
                        </a:xfrm>
                      </wpg:grpSpPr>
                      <wps:wsp>
                        <wps:cNvPr id="125" name="Text Box 125"/>
                        <wps:cNvSpPr txBox="1"/>
                        <wps:spPr>
                          <a:xfrm>
                            <a:off x="35859" y="203200"/>
                            <a:ext cx="2653030" cy="2994212"/>
                          </a:xfrm>
                          <a:prstGeom prst="rect">
                            <a:avLst/>
                          </a:prstGeom>
                          <a:solidFill>
                            <a:schemeClr val="lt1"/>
                          </a:solidFill>
                          <a:ln w="6350">
                            <a:noFill/>
                          </a:ln>
                        </wps:spPr>
                        <wps:txbx>
                          <w:txbxContent>
                            <w:p w14:paraId="6765B173" w14:textId="52BC4342" w:rsidR="00BF6C55" w:rsidRDefault="00797BEA">
                              <w:pPr>
                                <w:rPr>
                                  <w:rFonts w:ascii="Times New Roman" w:hAnsi="Times New Roman" w:cs="Times New Roman"/>
                                  <w:b/>
                                </w:rPr>
                              </w:pPr>
                              <w:r>
                                <w:rPr>
                                  <w:rFonts w:ascii="Times New Roman" w:hAnsi="Times New Roman" w:cs="Times New Roman"/>
                                  <w:b/>
                                </w:rPr>
                                <w:t>Monday</w:t>
                              </w:r>
                            </w:p>
                            <w:p w14:paraId="1B6D1412" w14:textId="36B88B2F" w:rsidR="00F47D5F" w:rsidRDefault="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2574</w:t>
                              </w:r>
                            </w:p>
                            <w:p w14:paraId="26C4B81B" w14:textId="3475952F" w:rsidR="00F47D5F" w:rsidRPr="00F47D5F" w:rsidRDefault="00F47D5F">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29963</w:t>
                              </w:r>
                            </w:p>
                            <w:p w14:paraId="40BA3560" w14:textId="77777777" w:rsidR="00630B0A" w:rsidRPr="00630B0A" w:rsidRDefault="00630B0A" w:rsidP="00630B0A">
                              <w:pPr>
                                <w:rPr>
                                  <w:rFonts w:ascii="Times New Roman" w:hAnsi="Times New Roman" w:cs="Times New Roman"/>
                                </w:rPr>
                              </w:pPr>
                              <w:r w:rsidRPr="00630B0A">
                                <w:rPr>
                                  <w:rFonts w:ascii="Times New Roman" w:hAnsi="Times New Roman" w:cs="Times New Roman"/>
                                </w:rPr>
                                <w:t>Community number: 241</w:t>
                              </w:r>
                            </w:p>
                            <w:p w14:paraId="429E85F5" w14:textId="644D10C0" w:rsidR="00630B0A" w:rsidRDefault="00630B0A" w:rsidP="00630B0A">
                              <w:pPr>
                                <w:rPr>
                                  <w:rFonts w:ascii="Times New Roman" w:hAnsi="Times New Roman" w:cs="Times New Roman"/>
                                </w:rPr>
                              </w:pPr>
                              <w:r w:rsidRPr="00630B0A">
                                <w:rPr>
                                  <w:rFonts w:ascii="Times New Roman" w:hAnsi="Times New Roman" w:cs="Times New Roman"/>
                                </w:rPr>
                                <w:t>Ungrouped developer number: 78</w:t>
                              </w:r>
                            </w:p>
                            <w:p w14:paraId="7B8893B3" w14:textId="0A19E799" w:rsidR="00630B0A" w:rsidRDefault="00630B0A" w:rsidP="00630B0A">
                              <w:pPr>
                                <w:rPr>
                                  <w:rFonts w:ascii="Times New Roman" w:hAnsi="Times New Roman" w:cs="Times New Roman"/>
                                </w:rPr>
                              </w:pPr>
                              <w:r>
                                <w:rPr>
                                  <w:rFonts w:ascii="Times New Roman" w:hAnsi="Times New Roman" w:cs="Times New Roman"/>
                                  <w:noProof/>
                                </w:rPr>
                                <w:drawing>
                                  <wp:inline distT="0" distB="0" distL="0" distR="0" wp14:anchorId="1ED68CE2" wp14:editId="625C021F">
                                    <wp:extent cx="2134235" cy="1703294"/>
                                    <wp:effectExtent l="171450" t="171450" r="170815" b="1828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n.PNG"/>
                                            <pic:cNvPicPr/>
                                          </pic:nvPicPr>
                                          <pic:blipFill rotWithShape="1">
                                            <a:blip r:embed="rId50">
                                              <a:extLst>
                                                <a:ext uri="{28A0092B-C50C-407E-A947-70E740481C1C}">
                                                  <a14:useLocalDpi xmlns:a14="http://schemas.microsoft.com/office/drawing/2010/main" val="0"/>
                                                </a:ext>
                                              </a:extLst>
                                            </a:blip>
                                            <a:srcRect b="20572"/>
                                            <a:stretch/>
                                          </pic:blipFill>
                                          <pic:spPr bwMode="auto">
                                            <a:xfrm>
                                              <a:off x="0" y="0"/>
                                              <a:ext cx="2140533" cy="170832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D6DE190" w14:textId="77777777" w:rsidR="00630B0A" w:rsidRDefault="00630B0A" w:rsidP="00630B0A">
                              <w:pPr>
                                <w:rPr>
                                  <w:rFonts w:ascii="Times New Roman" w:hAnsi="Times New Roman" w:cs="Times New Roman"/>
                                </w:rPr>
                              </w:pPr>
                            </w:p>
                            <w:p w14:paraId="75ADBB34" w14:textId="77777777" w:rsidR="00630B0A" w:rsidRDefault="00630B0A" w:rsidP="00630B0A">
                              <w:pPr>
                                <w:rPr>
                                  <w:rFonts w:ascii="Times New Roman" w:hAnsi="Times New Roman" w:cs="Times New Roman"/>
                                </w:rPr>
                              </w:pPr>
                            </w:p>
                            <w:p w14:paraId="4816CDCF" w14:textId="77777777" w:rsidR="00630B0A" w:rsidRPr="00630B0A" w:rsidRDefault="00630B0A" w:rsidP="00630B0A">
                              <w:pPr>
                                <w:rPr>
                                  <w:rFonts w:ascii="Times New Roman" w:hAnsi="Times New Roman" w:cs="Times New Roman"/>
                                </w:rPr>
                              </w:pPr>
                            </w:p>
                            <w:p w14:paraId="7CD36FB6" w14:textId="77777777" w:rsidR="00630B0A" w:rsidRPr="00282B15" w:rsidRDefault="00630B0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119718" y="203200"/>
                            <a:ext cx="2653030" cy="3089836"/>
                          </a:xfrm>
                          <a:prstGeom prst="rect">
                            <a:avLst/>
                          </a:prstGeom>
                          <a:solidFill>
                            <a:schemeClr val="lt1"/>
                          </a:solidFill>
                          <a:ln w="6350">
                            <a:noFill/>
                          </a:ln>
                        </wps:spPr>
                        <wps:txbx>
                          <w:txbxContent>
                            <w:p w14:paraId="58B8D79C" w14:textId="6F95F8D5" w:rsidR="00630B0A" w:rsidRDefault="00630B0A" w:rsidP="00630B0A">
                              <w:pPr>
                                <w:rPr>
                                  <w:rFonts w:ascii="Times New Roman" w:hAnsi="Times New Roman" w:cs="Times New Roman"/>
                                  <w:b/>
                                </w:rPr>
                              </w:pPr>
                              <w:r>
                                <w:rPr>
                                  <w:rFonts w:ascii="Times New Roman" w:hAnsi="Times New Roman" w:cs="Times New Roman"/>
                                  <w:b/>
                                </w:rPr>
                                <w:t>Tuesday</w:t>
                              </w:r>
                            </w:p>
                            <w:p w14:paraId="2D64CED6" w14:textId="2BA3A777"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2572</w:t>
                              </w:r>
                            </w:p>
                            <w:p w14:paraId="6777F185" w14:textId="5156EFB5" w:rsidR="00F47D5F" w:rsidRPr="00F47D5F" w:rsidRDefault="00F47D5F" w:rsidP="00630B0A">
                              <w:pPr>
                                <w:rPr>
                                  <w:rFonts w:ascii="Times New Roman" w:hAnsi="Times New Roman" w:cs="Times New Roman"/>
                                </w:rPr>
                              </w:pPr>
                              <w:r>
                                <w:rPr>
                                  <w:rFonts w:ascii="Times New Roman" w:hAnsi="Times New Roman" w:cs="Times New Roman"/>
                                </w:rPr>
                                <w:t>Edges number:</w:t>
                              </w:r>
                              <w:r w:rsidR="0006493B" w:rsidRPr="0006493B">
                                <w:rPr>
                                  <w:rFonts w:ascii="Lucida Console" w:eastAsia="Times New Roman" w:hAnsi="Lucida Console" w:cs="Courier New"/>
                                  <w:sz w:val="20"/>
                                  <w:szCs w:val="20"/>
                                </w:rPr>
                                <w:t xml:space="preserve"> </w:t>
                              </w:r>
                              <w:r w:rsidR="0006493B" w:rsidRPr="0006493B">
                                <w:rPr>
                                  <w:rFonts w:ascii="Times New Roman" w:hAnsi="Times New Roman" w:cs="Times New Roman"/>
                                </w:rPr>
                                <w:t>30356</w:t>
                              </w:r>
                            </w:p>
                            <w:p w14:paraId="46345BCE" w14:textId="09D71080" w:rsidR="00630B0A" w:rsidRPr="00630B0A" w:rsidRDefault="00630B0A"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248</w:t>
                              </w:r>
                            </w:p>
                            <w:p w14:paraId="61B2C966" w14:textId="0C5A86AF" w:rsidR="00630B0A" w:rsidRDefault="00630B0A"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81</w:t>
                              </w:r>
                            </w:p>
                            <w:p w14:paraId="22E5268C" w14:textId="7B4647D6" w:rsidR="00630B0A" w:rsidRDefault="00630B0A" w:rsidP="00630B0A">
                              <w:pPr>
                                <w:rPr>
                                  <w:rFonts w:ascii="Times New Roman" w:hAnsi="Times New Roman" w:cs="Times New Roman"/>
                                </w:rPr>
                              </w:pPr>
                              <w:r>
                                <w:rPr>
                                  <w:rFonts w:ascii="Times New Roman" w:hAnsi="Times New Roman" w:cs="Times New Roman"/>
                                  <w:noProof/>
                                </w:rPr>
                                <w:drawing>
                                  <wp:inline distT="0" distB="0" distL="0" distR="0" wp14:anchorId="523EC3FE" wp14:editId="64A083E5">
                                    <wp:extent cx="2055905" cy="1738454"/>
                                    <wp:effectExtent l="171450" t="171450" r="192405" b="1860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ue.PNG"/>
                                            <pic:cNvPicPr/>
                                          </pic:nvPicPr>
                                          <pic:blipFill>
                                            <a:blip r:embed="rId51">
                                              <a:extLst>
                                                <a:ext uri="{28A0092B-C50C-407E-A947-70E740481C1C}">
                                                  <a14:useLocalDpi xmlns:a14="http://schemas.microsoft.com/office/drawing/2010/main" val="0"/>
                                                </a:ext>
                                              </a:extLst>
                                            </a:blip>
                                            <a:stretch>
                                              <a:fillRect/>
                                            </a:stretch>
                                          </pic:blipFill>
                                          <pic:spPr>
                                            <a:xfrm>
                                              <a:off x="0" y="0"/>
                                              <a:ext cx="2073514" cy="17533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C049031" w14:textId="77777777" w:rsidR="00630B0A" w:rsidRDefault="00630B0A" w:rsidP="00630B0A">
                              <w:pPr>
                                <w:rPr>
                                  <w:rFonts w:ascii="Times New Roman" w:hAnsi="Times New Roman" w:cs="Times New Roman"/>
                                </w:rPr>
                              </w:pPr>
                            </w:p>
                            <w:p w14:paraId="661C7EA4" w14:textId="77777777" w:rsidR="00630B0A" w:rsidRDefault="00630B0A" w:rsidP="00630B0A">
                              <w:pPr>
                                <w:rPr>
                                  <w:rFonts w:ascii="Times New Roman" w:hAnsi="Times New Roman" w:cs="Times New Roman"/>
                                </w:rPr>
                              </w:pPr>
                            </w:p>
                            <w:p w14:paraId="6E33476C" w14:textId="77777777" w:rsidR="00630B0A" w:rsidRPr="00630B0A" w:rsidRDefault="00630B0A" w:rsidP="00630B0A">
                              <w:pPr>
                                <w:rPr>
                                  <w:rFonts w:ascii="Times New Roman" w:hAnsi="Times New Roman" w:cs="Times New Roman"/>
                                </w:rPr>
                              </w:pPr>
                            </w:p>
                            <w:p w14:paraId="4047DF03" w14:textId="77777777" w:rsidR="00630B0A" w:rsidRPr="00282B15" w:rsidRDefault="00630B0A" w:rsidP="00630B0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0" y="0"/>
                            <a:ext cx="5713506" cy="3448424"/>
                          </a:xfrm>
                          <a:prstGeom prst="rect">
                            <a:avLst/>
                          </a:prstGeom>
                          <a:noFill/>
                          <a:ln w="12700">
                            <a:solidFill>
                              <a:schemeClr val="tx1"/>
                            </a:solidFill>
                          </a:ln>
                        </wps:spPr>
                        <wps:txbx>
                          <w:txbxContent>
                            <w:p w14:paraId="20857A24" w14:textId="77777777" w:rsidR="0006493B" w:rsidRDefault="00064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7BFC3A" id="Group 133" o:spid="_x0000_s1076" style="position:absolute;left:0;text-align:left;margin-left:13.65pt;margin-top:.2pt;width:454.55pt;height:271.55pt;z-index:251656192" coordsize="57727,3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">
                <v:shape id="Text Box 125" o:spid="_x0000_s1077" type="#_x0000_t202" style="position:absolute;left:358;top:2032;width:26530;height:29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6765B173" w14:textId="52BC4342" w:rsidR="00BF6C55" w:rsidRDefault="00797BEA">
                        <w:pPr>
                          <w:rPr>
                            <w:rFonts w:ascii="Times New Roman" w:hAnsi="Times New Roman" w:cs="Times New Roman"/>
                            <w:b/>
                          </w:rPr>
                        </w:pPr>
                        <w:r>
                          <w:rPr>
                            <w:rFonts w:ascii="Times New Roman" w:hAnsi="Times New Roman" w:cs="Times New Roman"/>
                            <w:b/>
                          </w:rPr>
                          <w:t>Monday</w:t>
                        </w:r>
                      </w:p>
                      <w:p w14:paraId="1B6D1412" w14:textId="36B88B2F" w:rsidR="00F47D5F" w:rsidRDefault="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2574</w:t>
                        </w:r>
                      </w:p>
                      <w:p w14:paraId="26C4B81B" w14:textId="3475952F" w:rsidR="00F47D5F" w:rsidRPr="00F47D5F" w:rsidRDefault="00F47D5F">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29963</w:t>
                        </w:r>
                      </w:p>
                      <w:p w14:paraId="40BA3560" w14:textId="77777777" w:rsidR="00630B0A" w:rsidRPr="00630B0A" w:rsidRDefault="00630B0A" w:rsidP="00630B0A">
                        <w:pPr>
                          <w:rPr>
                            <w:rFonts w:ascii="Times New Roman" w:hAnsi="Times New Roman" w:cs="Times New Roman"/>
                          </w:rPr>
                        </w:pPr>
                        <w:r w:rsidRPr="00630B0A">
                          <w:rPr>
                            <w:rFonts w:ascii="Times New Roman" w:hAnsi="Times New Roman" w:cs="Times New Roman"/>
                          </w:rPr>
                          <w:t>Community number: 241</w:t>
                        </w:r>
                      </w:p>
                      <w:p w14:paraId="429E85F5" w14:textId="644D10C0" w:rsidR="00630B0A" w:rsidRDefault="00630B0A" w:rsidP="00630B0A">
                        <w:pPr>
                          <w:rPr>
                            <w:rFonts w:ascii="Times New Roman" w:hAnsi="Times New Roman" w:cs="Times New Roman"/>
                          </w:rPr>
                        </w:pPr>
                        <w:r w:rsidRPr="00630B0A">
                          <w:rPr>
                            <w:rFonts w:ascii="Times New Roman" w:hAnsi="Times New Roman" w:cs="Times New Roman"/>
                          </w:rPr>
                          <w:t>Ungrouped developer number: 78</w:t>
                        </w:r>
                      </w:p>
                      <w:p w14:paraId="7B8893B3" w14:textId="0A19E799" w:rsidR="00630B0A" w:rsidRDefault="00630B0A" w:rsidP="00630B0A">
                        <w:pPr>
                          <w:rPr>
                            <w:rFonts w:ascii="Times New Roman" w:hAnsi="Times New Roman" w:cs="Times New Roman"/>
                          </w:rPr>
                        </w:pPr>
                        <w:r>
                          <w:rPr>
                            <w:rFonts w:ascii="Times New Roman" w:hAnsi="Times New Roman" w:cs="Times New Roman"/>
                            <w:noProof/>
                          </w:rPr>
                          <w:drawing>
                            <wp:inline distT="0" distB="0" distL="0" distR="0" wp14:anchorId="1ED68CE2" wp14:editId="625C021F">
                              <wp:extent cx="2134235" cy="1703294"/>
                              <wp:effectExtent l="171450" t="171450" r="170815" b="1828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n.PNG"/>
                                      <pic:cNvPicPr/>
                                    </pic:nvPicPr>
                                    <pic:blipFill rotWithShape="1">
                                      <a:blip r:embed="rId50">
                                        <a:extLst>
                                          <a:ext uri="{28A0092B-C50C-407E-A947-70E740481C1C}">
                                            <a14:useLocalDpi xmlns:a14="http://schemas.microsoft.com/office/drawing/2010/main" val="0"/>
                                          </a:ext>
                                        </a:extLst>
                                      </a:blip>
                                      <a:srcRect b="20572"/>
                                      <a:stretch/>
                                    </pic:blipFill>
                                    <pic:spPr bwMode="auto">
                                      <a:xfrm>
                                        <a:off x="0" y="0"/>
                                        <a:ext cx="2140533" cy="170832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D6DE190" w14:textId="77777777" w:rsidR="00630B0A" w:rsidRDefault="00630B0A" w:rsidP="00630B0A">
                        <w:pPr>
                          <w:rPr>
                            <w:rFonts w:ascii="Times New Roman" w:hAnsi="Times New Roman" w:cs="Times New Roman"/>
                          </w:rPr>
                        </w:pPr>
                      </w:p>
                      <w:p w14:paraId="75ADBB34" w14:textId="77777777" w:rsidR="00630B0A" w:rsidRDefault="00630B0A" w:rsidP="00630B0A">
                        <w:pPr>
                          <w:rPr>
                            <w:rFonts w:ascii="Times New Roman" w:hAnsi="Times New Roman" w:cs="Times New Roman"/>
                          </w:rPr>
                        </w:pPr>
                      </w:p>
                      <w:p w14:paraId="4816CDCF" w14:textId="77777777" w:rsidR="00630B0A" w:rsidRPr="00630B0A" w:rsidRDefault="00630B0A" w:rsidP="00630B0A">
                        <w:pPr>
                          <w:rPr>
                            <w:rFonts w:ascii="Times New Roman" w:hAnsi="Times New Roman" w:cs="Times New Roman"/>
                          </w:rPr>
                        </w:pPr>
                      </w:p>
                      <w:p w14:paraId="7CD36FB6" w14:textId="77777777" w:rsidR="00630B0A" w:rsidRPr="00282B15" w:rsidRDefault="00630B0A">
                        <w:pPr>
                          <w:rPr>
                            <w:rFonts w:ascii="Times New Roman" w:hAnsi="Times New Roman" w:cs="Times New Roman"/>
                            <w:b/>
                          </w:rPr>
                        </w:pPr>
                      </w:p>
                    </w:txbxContent>
                  </v:textbox>
                </v:shape>
                <v:shape id="Text Box 95" o:spid="_x0000_s1078" type="#_x0000_t202" style="position:absolute;left:31197;top:2032;width:26530;height:30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58B8D79C" w14:textId="6F95F8D5" w:rsidR="00630B0A" w:rsidRDefault="00630B0A" w:rsidP="00630B0A">
                        <w:pPr>
                          <w:rPr>
                            <w:rFonts w:ascii="Times New Roman" w:hAnsi="Times New Roman" w:cs="Times New Roman"/>
                            <w:b/>
                          </w:rPr>
                        </w:pPr>
                        <w:r>
                          <w:rPr>
                            <w:rFonts w:ascii="Times New Roman" w:hAnsi="Times New Roman" w:cs="Times New Roman"/>
                            <w:b/>
                          </w:rPr>
                          <w:t>Tuesday</w:t>
                        </w:r>
                      </w:p>
                      <w:p w14:paraId="2D64CED6" w14:textId="2BA3A777"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2572</w:t>
                        </w:r>
                      </w:p>
                      <w:p w14:paraId="6777F185" w14:textId="5156EFB5" w:rsidR="00F47D5F" w:rsidRPr="00F47D5F" w:rsidRDefault="00F47D5F" w:rsidP="00630B0A">
                        <w:pPr>
                          <w:rPr>
                            <w:rFonts w:ascii="Times New Roman" w:hAnsi="Times New Roman" w:cs="Times New Roman"/>
                          </w:rPr>
                        </w:pPr>
                        <w:r>
                          <w:rPr>
                            <w:rFonts w:ascii="Times New Roman" w:hAnsi="Times New Roman" w:cs="Times New Roman"/>
                          </w:rPr>
                          <w:t>Edges number:</w:t>
                        </w:r>
                        <w:r w:rsidR="0006493B" w:rsidRPr="0006493B">
                          <w:rPr>
                            <w:rFonts w:ascii="Lucida Console" w:eastAsia="Times New Roman" w:hAnsi="Lucida Console" w:cs="Courier New"/>
                            <w:sz w:val="20"/>
                            <w:szCs w:val="20"/>
                          </w:rPr>
                          <w:t xml:space="preserve"> </w:t>
                        </w:r>
                        <w:r w:rsidR="0006493B" w:rsidRPr="0006493B">
                          <w:rPr>
                            <w:rFonts w:ascii="Times New Roman" w:hAnsi="Times New Roman" w:cs="Times New Roman"/>
                          </w:rPr>
                          <w:t>30356</w:t>
                        </w:r>
                      </w:p>
                      <w:p w14:paraId="46345BCE" w14:textId="09D71080" w:rsidR="00630B0A" w:rsidRPr="00630B0A" w:rsidRDefault="00630B0A"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248</w:t>
                        </w:r>
                      </w:p>
                      <w:p w14:paraId="61B2C966" w14:textId="0C5A86AF" w:rsidR="00630B0A" w:rsidRDefault="00630B0A"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81</w:t>
                        </w:r>
                      </w:p>
                      <w:p w14:paraId="22E5268C" w14:textId="7B4647D6" w:rsidR="00630B0A" w:rsidRDefault="00630B0A" w:rsidP="00630B0A">
                        <w:pPr>
                          <w:rPr>
                            <w:rFonts w:ascii="Times New Roman" w:hAnsi="Times New Roman" w:cs="Times New Roman"/>
                          </w:rPr>
                        </w:pPr>
                        <w:r>
                          <w:rPr>
                            <w:rFonts w:ascii="Times New Roman" w:hAnsi="Times New Roman" w:cs="Times New Roman"/>
                            <w:noProof/>
                          </w:rPr>
                          <w:drawing>
                            <wp:inline distT="0" distB="0" distL="0" distR="0" wp14:anchorId="523EC3FE" wp14:editId="64A083E5">
                              <wp:extent cx="2055905" cy="1738454"/>
                              <wp:effectExtent l="171450" t="171450" r="192405" b="1860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ue.PNG"/>
                                      <pic:cNvPicPr/>
                                    </pic:nvPicPr>
                                    <pic:blipFill>
                                      <a:blip r:embed="rId51">
                                        <a:extLst>
                                          <a:ext uri="{28A0092B-C50C-407E-A947-70E740481C1C}">
                                            <a14:useLocalDpi xmlns:a14="http://schemas.microsoft.com/office/drawing/2010/main" val="0"/>
                                          </a:ext>
                                        </a:extLst>
                                      </a:blip>
                                      <a:stretch>
                                        <a:fillRect/>
                                      </a:stretch>
                                    </pic:blipFill>
                                    <pic:spPr>
                                      <a:xfrm>
                                        <a:off x="0" y="0"/>
                                        <a:ext cx="2073514" cy="17533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C049031" w14:textId="77777777" w:rsidR="00630B0A" w:rsidRDefault="00630B0A" w:rsidP="00630B0A">
                        <w:pPr>
                          <w:rPr>
                            <w:rFonts w:ascii="Times New Roman" w:hAnsi="Times New Roman" w:cs="Times New Roman"/>
                          </w:rPr>
                        </w:pPr>
                      </w:p>
                      <w:p w14:paraId="661C7EA4" w14:textId="77777777" w:rsidR="00630B0A" w:rsidRDefault="00630B0A" w:rsidP="00630B0A">
                        <w:pPr>
                          <w:rPr>
                            <w:rFonts w:ascii="Times New Roman" w:hAnsi="Times New Roman" w:cs="Times New Roman"/>
                          </w:rPr>
                        </w:pPr>
                      </w:p>
                      <w:p w14:paraId="6E33476C" w14:textId="77777777" w:rsidR="00630B0A" w:rsidRPr="00630B0A" w:rsidRDefault="00630B0A" w:rsidP="00630B0A">
                        <w:pPr>
                          <w:rPr>
                            <w:rFonts w:ascii="Times New Roman" w:hAnsi="Times New Roman" w:cs="Times New Roman"/>
                          </w:rPr>
                        </w:pPr>
                      </w:p>
                      <w:p w14:paraId="4047DF03" w14:textId="77777777" w:rsidR="00630B0A" w:rsidRPr="00282B15" w:rsidRDefault="00630B0A" w:rsidP="00630B0A">
                        <w:pPr>
                          <w:rPr>
                            <w:rFonts w:ascii="Times New Roman" w:hAnsi="Times New Roman" w:cs="Times New Roman"/>
                            <w:b/>
                          </w:rPr>
                        </w:pPr>
                      </w:p>
                    </w:txbxContent>
                  </v:textbox>
                </v:shape>
                <v:shape id="Text Box 130" o:spid="_x0000_s1079" type="#_x0000_t202" style="position:absolute;width:57135;height:3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" filled="f" strokecolor="black [3213]" strokeweight="1pt">
                  <v:textbox>
                    <w:txbxContent>
                      <w:p w14:paraId="20857A24" w14:textId="77777777" w:rsidR="0006493B" w:rsidRDefault="0006493B"/>
                    </w:txbxContent>
                  </v:textbox>
                </v:shape>
              </v:group>
            </w:pict>
          </mc:Fallback>
        </mc:AlternateContent>
      </w:r>
    </w:p>
    <w:p w14:paraId="7E6B1022" w14:textId="4005C36B" w:rsidR="00D55040" w:rsidRDefault="00D55040" w:rsidP="004C39D2">
      <w:pPr>
        <w:jc w:val="both"/>
        <w:rPr>
          <w:rFonts w:ascii="Times New Roman" w:eastAsia="Times New Roman" w:hAnsi="Times New Roman" w:cs="Times New Roman"/>
          <w:color w:val="auto"/>
          <w:sz w:val="24"/>
          <w:szCs w:val="24"/>
        </w:rPr>
      </w:pPr>
    </w:p>
    <w:p w14:paraId="4E175846" w14:textId="4F53B742" w:rsidR="00797BEA" w:rsidRDefault="00797BEA" w:rsidP="004C39D2">
      <w:pPr>
        <w:jc w:val="both"/>
        <w:rPr>
          <w:rFonts w:ascii="Times New Roman" w:eastAsia="Times New Roman" w:hAnsi="Times New Roman" w:cs="Times New Roman"/>
          <w:color w:val="auto"/>
          <w:sz w:val="24"/>
          <w:szCs w:val="24"/>
        </w:rPr>
      </w:pPr>
    </w:p>
    <w:p w14:paraId="7B4E24A8" w14:textId="7BA79BDE" w:rsidR="00797BEA" w:rsidRPr="00341E98" w:rsidRDefault="00797BEA" w:rsidP="004C39D2">
      <w:pPr>
        <w:jc w:val="both"/>
        <w:rPr>
          <w:rFonts w:ascii="Times New Roman" w:eastAsia="Times New Roman" w:hAnsi="Times New Roman" w:cs="Times New Roman"/>
          <w:color w:val="auto"/>
          <w:sz w:val="24"/>
          <w:szCs w:val="24"/>
        </w:rPr>
      </w:pPr>
    </w:p>
    <w:p w14:paraId="767BB29D" w14:textId="1E910EE5" w:rsidR="00341E98" w:rsidRDefault="00341E98" w:rsidP="004C39D2">
      <w:pPr>
        <w:jc w:val="both"/>
        <w:rPr>
          <w:rFonts w:ascii="Times New Roman" w:eastAsia="Times New Roman" w:hAnsi="Times New Roman" w:cs="Times New Roman"/>
          <w:noProof/>
          <w:color w:val="auto"/>
          <w:sz w:val="24"/>
          <w:szCs w:val="24"/>
        </w:rPr>
      </w:pPr>
    </w:p>
    <w:p w14:paraId="000688B6" w14:textId="23BAF017" w:rsidR="00341E98" w:rsidRDefault="00341E98" w:rsidP="004C39D2">
      <w:pPr>
        <w:jc w:val="both"/>
        <w:rPr>
          <w:rFonts w:ascii="Times New Roman" w:eastAsia="Times New Roman" w:hAnsi="Times New Roman" w:cs="Times New Roman"/>
          <w:noProof/>
          <w:color w:val="auto"/>
          <w:sz w:val="24"/>
          <w:szCs w:val="24"/>
        </w:rPr>
      </w:pPr>
    </w:p>
    <w:p w14:paraId="48DD26EE" w14:textId="084FAB98" w:rsidR="00341E98" w:rsidRDefault="00341E98" w:rsidP="004C39D2">
      <w:pPr>
        <w:jc w:val="both"/>
        <w:rPr>
          <w:rFonts w:ascii="Times New Roman" w:eastAsia="Times New Roman" w:hAnsi="Times New Roman" w:cs="Times New Roman"/>
          <w:noProof/>
          <w:color w:val="auto"/>
          <w:sz w:val="24"/>
          <w:szCs w:val="24"/>
        </w:rPr>
      </w:pPr>
    </w:p>
    <w:p w14:paraId="74E8DF18" w14:textId="1DE968B3" w:rsidR="00341E98" w:rsidRDefault="00341E98" w:rsidP="004C39D2">
      <w:pPr>
        <w:jc w:val="both"/>
        <w:rPr>
          <w:rFonts w:ascii="Times New Roman" w:eastAsia="Times New Roman" w:hAnsi="Times New Roman" w:cs="Times New Roman"/>
          <w:noProof/>
          <w:color w:val="auto"/>
          <w:sz w:val="24"/>
          <w:szCs w:val="24"/>
        </w:rPr>
      </w:pPr>
    </w:p>
    <w:p w14:paraId="455EB738" w14:textId="461DADF1" w:rsidR="00341E98" w:rsidRDefault="00341E98" w:rsidP="004C39D2">
      <w:pPr>
        <w:jc w:val="both"/>
        <w:rPr>
          <w:rFonts w:ascii="Times New Roman" w:eastAsia="Times New Roman" w:hAnsi="Times New Roman" w:cs="Times New Roman"/>
          <w:noProof/>
          <w:color w:val="auto"/>
          <w:sz w:val="24"/>
          <w:szCs w:val="24"/>
        </w:rPr>
      </w:pPr>
    </w:p>
    <w:p w14:paraId="7BA6D209" w14:textId="21B9F4A2" w:rsidR="00341E98" w:rsidRDefault="00341E98" w:rsidP="004C39D2">
      <w:pPr>
        <w:jc w:val="both"/>
        <w:rPr>
          <w:rFonts w:ascii="Times New Roman" w:eastAsia="Times New Roman" w:hAnsi="Times New Roman" w:cs="Times New Roman"/>
          <w:noProof/>
          <w:color w:val="auto"/>
          <w:sz w:val="24"/>
          <w:szCs w:val="24"/>
        </w:rPr>
      </w:pPr>
    </w:p>
    <w:p w14:paraId="75EAA837" w14:textId="029D3853" w:rsidR="00341E98" w:rsidRDefault="00341E98" w:rsidP="004C39D2">
      <w:pPr>
        <w:jc w:val="both"/>
        <w:rPr>
          <w:rFonts w:ascii="Times New Roman" w:eastAsia="Times New Roman" w:hAnsi="Times New Roman" w:cs="Times New Roman"/>
          <w:noProof/>
          <w:color w:val="auto"/>
          <w:sz w:val="24"/>
          <w:szCs w:val="24"/>
        </w:rPr>
      </w:pPr>
    </w:p>
    <w:p w14:paraId="648687C4" w14:textId="7B1BBFF7" w:rsidR="00341E98" w:rsidRDefault="00341E98" w:rsidP="004C39D2">
      <w:pPr>
        <w:jc w:val="both"/>
        <w:rPr>
          <w:rFonts w:ascii="Times New Roman" w:eastAsia="Times New Roman" w:hAnsi="Times New Roman" w:cs="Times New Roman"/>
          <w:noProof/>
          <w:color w:val="auto"/>
          <w:sz w:val="24"/>
          <w:szCs w:val="24"/>
        </w:rPr>
      </w:pPr>
    </w:p>
    <w:p w14:paraId="72A06668" w14:textId="5E7A2B84" w:rsidR="00341E98" w:rsidRDefault="00341E98" w:rsidP="004C39D2">
      <w:pPr>
        <w:jc w:val="both"/>
        <w:rPr>
          <w:rFonts w:ascii="Times New Roman" w:eastAsia="Times New Roman" w:hAnsi="Times New Roman" w:cs="Times New Roman"/>
          <w:noProof/>
          <w:color w:val="auto"/>
          <w:sz w:val="24"/>
          <w:szCs w:val="24"/>
        </w:rPr>
      </w:pPr>
    </w:p>
    <w:p w14:paraId="0FE45001" w14:textId="44CC2371" w:rsidR="00341E98" w:rsidRDefault="00341E98" w:rsidP="004C39D2">
      <w:pPr>
        <w:jc w:val="both"/>
        <w:rPr>
          <w:rFonts w:ascii="Times New Roman" w:eastAsia="Times New Roman" w:hAnsi="Times New Roman" w:cs="Times New Roman"/>
          <w:noProof/>
          <w:color w:val="auto"/>
          <w:sz w:val="24"/>
          <w:szCs w:val="24"/>
        </w:rPr>
      </w:pPr>
    </w:p>
    <w:p w14:paraId="667879D2" w14:textId="3E9789FC" w:rsidR="00341E98" w:rsidRDefault="00341E98" w:rsidP="004C39D2">
      <w:pPr>
        <w:jc w:val="both"/>
        <w:rPr>
          <w:rFonts w:ascii="Times New Roman" w:eastAsia="Times New Roman" w:hAnsi="Times New Roman" w:cs="Times New Roman"/>
          <w:noProof/>
          <w:color w:val="auto"/>
          <w:sz w:val="24"/>
          <w:szCs w:val="24"/>
        </w:rPr>
      </w:pPr>
    </w:p>
    <w:p w14:paraId="56955BDE" w14:textId="2111792D" w:rsidR="00341E98" w:rsidRDefault="00341E98" w:rsidP="004C39D2">
      <w:pPr>
        <w:jc w:val="both"/>
        <w:rPr>
          <w:rFonts w:ascii="Times New Roman" w:eastAsia="Times New Roman" w:hAnsi="Times New Roman" w:cs="Times New Roman"/>
          <w:noProof/>
          <w:color w:val="auto"/>
          <w:sz w:val="24"/>
          <w:szCs w:val="24"/>
        </w:rPr>
      </w:pPr>
    </w:p>
    <w:p w14:paraId="3662847F" w14:textId="2A09D0C8" w:rsidR="00341E98" w:rsidRDefault="00341E98" w:rsidP="004C39D2">
      <w:pPr>
        <w:jc w:val="both"/>
        <w:rPr>
          <w:rFonts w:ascii="Times New Roman" w:eastAsia="Times New Roman" w:hAnsi="Times New Roman" w:cs="Times New Roman"/>
          <w:noProof/>
          <w:color w:val="auto"/>
          <w:sz w:val="24"/>
          <w:szCs w:val="24"/>
        </w:rPr>
      </w:pPr>
    </w:p>
    <w:p w14:paraId="559B4A11" w14:textId="60609604" w:rsidR="00630B0A" w:rsidRDefault="00630B0A" w:rsidP="004C39D2">
      <w:pPr>
        <w:jc w:val="both"/>
        <w:rPr>
          <w:rFonts w:ascii="Times New Roman" w:eastAsia="Times New Roman" w:hAnsi="Times New Roman" w:cs="Times New Roman"/>
          <w:noProof/>
          <w:color w:val="auto"/>
          <w:sz w:val="24"/>
          <w:szCs w:val="24"/>
        </w:rPr>
      </w:pPr>
    </w:p>
    <w:p w14:paraId="746811A9" w14:textId="627DD32A" w:rsidR="00630B0A" w:rsidRDefault="00630B0A" w:rsidP="004C39D2">
      <w:pPr>
        <w:jc w:val="both"/>
        <w:rPr>
          <w:rFonts w:ascii="Times New Roman" w:eastAsia="Times New Roman" w:hAnsi="Times New Roman" w:cs="Times New Roman"/>
          <w:noProof/>
          <w:color w:val="auto"/>
          <w:sz w:val="24"/>
          <w:szCs w:val="24"/>
        </w:rPr>
      </w:pPr>
    </w:p>
    <w:p w14:paraId="101ADE4F" w14:textId="2A5F81EE" w:rsidR="00630B0A" w:rsidRDefault="00630B0A" w:rsidP="004C39D2">
      <w:pPr>
        <w:jc w:val="both"/>
        <w:rPr>
          <w:rFonts w:ascii="Times New Roman" w:eastAsia="Times New Roman" w:hAnsi="Times New Roman" w:cs="Times New Roman"/>
          <w:noProof/>
          <w:color w:val="auto"/>
          <w:sz w:val="24"/>
          <w:szCs w:val="24"/>
        </w:rPr>
      </w:pPr>
    </w:p>
    <w:p w14:paraId="2D086100" w14:textId="46CA96A0" w:rsidR="00630B0A" w:rsidRDefault="00630B0A" w:rsidP="004C39D2">
      <w:pPr>
        <w:jc w:val="both"/>
        <w:rPr>
          <w:rFonts w:ascii="Times New Roman" w:eastAsia="Times New Roman" w:hAnsi="Times New Roman" w:cs="Times New Roman"/>
          <w:noProof/>
          <w:color w:val="auto"/>
          <w:sz w:val="24"/>
          <w:szCs w:val="24"/>
        </w:rPr>
      </w:pPr>
    </w:p>
    <w:p w14:paraId="6501417B" w14:textId="6C52B061" w:rsidR="00630B0A" w:rsidRDefault="00630B0A" w:rsidP="004C39D2">
      <w:pPr>
        <w:jc w:val="both"/>
        <w:rPr>
          <w:rFonts w:ascii="Times New Roman" w:eastAsia="Times New Roman" w:hAnsi="Times New Roman" w:cs="Times New Roman"/>
          <w:noProof/>
          <w:color w:val="auto"/>
          <w:sz w:val="24"/>
          <w:szCs w:val="24"/>
        </w:rPr>
      </w:pPr>
    </w:p>
    <w:p w14:paraId="219FC2E9" w14:textId="0561B171" w:rsidR="00F47D5F" w:rsidRDefault="005B7E6E" w:rsidP="004C39D2">
      <w:pPr>
        <w:jc w:val="both"/>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rPr>
        <w:lastRenderedPageBreak/>
        <mc:AlternateContent>
          <mc:Choice Requires="wpg">
            <w:drawing>
              <wp:anchor distT="0" distB="0" distL="114300" distR="114300" simplePos="0" relativeHeight="251706368" behindDoc="0" locked="0" layoutInCell="1" allowOverlap="1" wp14:anchorId="08E9D62E" wp14:editId="346A00CC">
                <wp:simplePos x="0" y="0"/>
                <wp:positionH relativeFrom="column">
                  <wp:posOffset>95624</wp:posOffset>
                </wp:positionH>
                <wp:positionV relativeFrom="paragraph">
                  <wp:posOffset>-173393</wp:posOffset>
                </wp:positionV>
                <wp:extent cx="5647765" cy="6562165"/>
                <wp:effectExtent l="0" t="0" r="10160" b="0"/>
                <wp:wrapNone/>
                <wp:docPr id="137" name="Group 137"/>
                <wp:cNvGraphicFramePr/>
                <a:graphic xmlns:a="http://schemas.openxmlformats.org/drawingml/2006/main">
                  <a:graphicData uri="http://schemas.microsoft.com/office/word/2010/wordprocessingGroup">
                    <wpg:wgp>
                      <wpg:cNvGrpSpPr/>
                      <wpg:grpSpPr>
                        <a:xfrm>
                          <a:off x="0" y="0"/>
                          <a:ext cx="5647765" cy="6562165"/>
                          <a:chOff x="0" y="0"/>
                          <a:chExt cx="5647765" cy="6370918"/>
                        </a:xfrm>
                      </wpg:grpSpPr>
                      <wpg:grpSp>
                        <wpg:cNvPr id="136" name="Group 136"/>
                        <wpg:cNvGrpSpPr/>
                        <wpg:grpSpPr>
                          <a:xfrm>
                            <a:off x="0" y="0"/>
                            <a:ext cx="5647765" cy="6370918"/>
                            <a:chOff x="0" y="0"/>
                            <a:chExt cx="5647765" cy="3209365"/>
                          </a:xfrm>
                        </wpg:grpSpPr>
                        <wps:wsp>
                          <wps:cNvPr id="100" name="Text Box 100"/>
                          <wps:cNvSpPr txBox="1"/>
                          <wps:spPr>
                            <a:xfrm>
                              <a:off x="0" y="23906"/>
                              <a:ext cx="2653030" cy="3119718"/>
                            </a:xfrm>
                            <a:prstGeom prst="rect">
                              <a:avLst/>
                            </a:prstGeom>
                            <a:solidFill>
                              <a:schemeClr val="lt1"/>
                            </a:solidFill>
                            <a:ln w="6350">
                              <a:noFill/>
                            </a:ln>
                          </wps:spPr>
                          <wps:txbx>
                            <w:txbxContent>
                              <w:p w14:paraId="4BF78D8D" w14:textId="53EA3094" w:rsidR="00630B0A" w:rsidRDefault="00630B0A" w:rsidP="00630B0A">
                                <w:pPr>
                                  <w:rPr>
                                    <w:rFonts w:ascii="Times New Roman" w:hAnsi="Times New Roman" w:cs="Times New Roman"/>
                                    <w:b/>
                                  </w:rPr>
                                </w:pPr>
                                <w:r>
                                  <w:rPr>
                                    <w:rFonts w:ascii="Times New Roman" w:hAnsi="Times New Roman" w:cs="Times New Roman"/>
                                    <w:b/>
                                  </w:rPr>
                                  <w:t>Wednesday</w:t>
                                </w:r>
                              </w:p>
                              <w:p w14:paraId="67C77490" w14:textId="150A8BE9"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2592</w:t>
                                </w:r>
                              </w:p>
                              <w:p w14:paraId="5A5674AE" w14:textId="62F5CCF7" w:rsidR="00F47D5F" w:rsidRPr="00F47D5F" w:rsidRDefault="00F47D5F" w:rsidP="00630B0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31592</w:t>
                                </w:r>
                              </w:p>
                              <w:p w14:paraId="72FE47B1" w14:textId="6AAF9F93" w:rsidR="00630B0A" w:rsidRPr="00630B0A" w:rsidRDefault="00630B0A" w:rsidP="00630B0A">
                                <w:pPr>
                                  <w:rPr>
                                    <w:rFonts w:ascii="Times New Roman" w:hAnsi="Times New Roman" w:cs="Times New Roman"/>
                                  </w:rPr>
                                </w:pPr>
                                <w:r w:rsidRPr="00630B0A">
                                  <w:rPr>
                                    <w:rFonts w:ascii="Times New Roman" w:hAnsi="Times New Roman" w:cs="Times New Roman"/>
                                  </w:rPr>
                                  <w:t xml:space="preserve">Community number: </w:t>
                                </w:r>
                                <w:r w:rsidR="00C4147A">
                                  <w:rPr>
                                    <w:rFonts w:ascii="Times New Roman" w:hAnsi="Times New Roman" w:cs="Times New Roman"/>
                                  </w:rPr>
                                  <w:t>239</w:t>
                                </w:r>
                              </w:p>
                              <w:p w14:paraId="2011399A" w14:textId="269F222F" w:rsidR="00630B0A" w:rsidRDefault="00630B0A" w:rsidP="00630B0A">
                                <w:pPr>
                                  <w:rPr>
                                    <w:rFonts w:ascii="Times New Roman" w:hAnsi="Times New Roman" w:cs="Times New Roman"/>
                                  </w:rPr>
                                </w:pPr>
                                <w:r w:rsidRPr="00630B0A">
                                  <w:rPr>
                                    <w:rFonts w:ascii="Times New Roman" w:hAnsi="Times New Roman" w:cs="Times New Roman"/>
                                  </w:rPr>
                                  <w:t xml:space="preserve">Ungrouped developer number: </w:t>
                                </w:r>
                                <w:r w:rsidR="00C4147A">
                                  <w:rPr>
                                    <w:rFonts w:ascii="Times New Roman" w:hAnsi="Times New Roman" w:cs="Times New Roman"/>
                                  </w:rPr>
                                  <w:t>77</w:t>
                                </w:r>
                              </w:p>
                              <w:p w14:paraId="4FDB9CCA" w14:textId="7A8660F7" w:rsidR="00630B0A" w:rsidRDefault="00E67877" w:rsidP="00630B0A">
                                <w:pPr>
                                  <w:rPr>
                                    <w:rFonts w:ascii="Times New Roman" w:hAnsi="Times New Roman" w:cs="Times New Roman"/>
                                  </w:rPr>
                                </w:pPr>
                                <w:r>
                                  <w:rPr>
                                    <w:rFonts w:ascii="Times New Roman" w:hAnsi="Times New Roman" w:cs="Times New Roman"/>
                                    <w:noProof/>
                                  </w:rPr>
                                  <w:drawing>
                                    <wp:inline distT="0" distB="0" distL="0" distR="0" wp14:anchorId="1042CFEE" wp14:editId="3312CF80">
                                      <wp:extent cx="2157095" cy="1792941"/>
                                      <wp:effectExtent l="171450" t="171450" r="167005" b="1695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ed.PNG"/>
                                              <pic:cNvPicPr/>
                                            </pic:nvPicPr>
                                            <pic:blipFill>
                                              <a:blip r:embed="rId52">
                                                <a:extLst>
                                                  <a:ext uri="{28A0092B-C50C-407E-A947-70E740481C1C}">
                                                    <a14:useLocalDpi xmlns:a14="http://schemas.microsoft.com/office/drawing/2010/main" val="0"/>
                                                  </a:ext>
                                                </a:extLst>
                                              </a:blip>
                                              <a:stretch>
                                                <a:fillRect/>
                                              </a:stretch>
                                            </pic:blipFill>
                                            <pic:spPr>
                                              <a:xfrm>
                                                <a:off x="0" y="0"/>
                                                <a:ext cx="2166546" cy="18007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1AD50A" w14:textId="77777777" w:rsidR="00630B0A" w:rsidRDefault="00630B0A" w:rsidP="00630B0A">
                                <w:pPr>
                                  <w:rPr>
                                    <w:rFonts w:ascii="Times New Roman" w:hAnsi="Times New Roman" w:cs="Times New Roman"/>
                                  </w:rPr>
                                </w:pPr>
                              </w:p>
                              <w:p w14:paraId="1B6BAA71" w14:textId="77777777" w:rsidR="00630B0A" w:rsidRDefault="00630B0A" w:rsidP="00630B0A">
                                <w:pPr>
                                  <w:rPr>
                                    <w:rFonts w:ascii="Times New Roman" w:hAnsi="Times New Roman" w:cs="Times New Roman"/>
                                  </w:rPr>
                                </w:pPr>
                              </w:p>
                              <w:p w14:paraId="0C76614F" w14:textId="77777777" w:rsidR="00630B0A" w:rsidRPr="00630B0A" w:rsidRDefault="00630B0A" w:rsidP="00630B0A">
                                <w:pPr>
                                  <w:rPr>
                                    <w:rFonts w:ascii="Times New Roman" w:hAnsi="Times New Roman" w:cs="Times New Roman"/>
                                  </w:rPr>
                                </w:pPr>
                              </w:p>
                              <w:p w14:paraId="347FC647" w14:textId="77777777" w:rsidR="00630B0A" w:rsidRPr="00282B15" w:rsidRDefault="00630B0A" w:rsidP="00630B0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802965" y="23906"/>
                              <a:ext cx="2653030" cy="3185459"/>
                            </a:xfrm>
                            <a:prstGeom prst="rect">
                              <a:avLst/>
                            </a:prstGeom>
                            <a:solidFill>
                              <a:schemeClr val="lt1"/>
                            </a:solidFill>
                            <a:ln w="6350">
                              <a:noFill/>
                            </a:ln>
                          </wps:spPr>
                          <wps:txbx>
                            <w:txbxContent>
                              <w:p w14:paraId="4E5120C9" w14:textId="45D939AF" w:rsidR="00C4147A" w:rsidRDefault="00C4147A" w:rsidP="00C4147A">
                                <w:pPr>
                                  <w:rPr>
                                    <w:rFonts w:ascii="Times New Roman" w:hAnsi="Times New Roman" w:cs="Times New Roman"/>
                                    <w:b/>
                                  </w:rPr>
                                </w:pPr>
                                <w:r>
                                  <w:rPr>
                                    <w:rFonts w:ascii="Times New Roman" w:hAnsi="Times New Roman" w:cs="Times New Roman"/>
                                    <w:b/>
                                  </w:rPr>
                                  <w:t>Thursday</w:t>
                                </w:r>
                              </w:p>
                              <w:p w14:paraId="3E0AC226" w14:textId="399D9C0B"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2576</w:t>
                                </w:r>
                              </w:p>
                              <w:p w14:paraId="3986BEAC" w14:textId="7C6451B2" w:rsidR="00F47D5F" w:rsidRPr="00F47D5F" w:rsidRDefault="00F47D5F" w:rsidP="00C4147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30697</w:t>
                                </w:r>
                              </w:p>
                              <w:p w14:paraId="19639A5C" w14:textId="0FF96BDA" w:rsidR="00C4147A" w:rsidRPr="00630B0A" w:rsidRDefault="00C4147A"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 xml:space="preserve">251 </w:t>
                                </w:r>
                              </w:p>
                              <w:p w14:paraId="1D257F02" w14:textId="4780BB1A" w:rsidR="00C4147A" w:rsidRDefault="00C4147A"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85</w:t>
                                </w:r>
                              </w:p>
                              <w:p w14:paraId="4286436C" w14:textId="76D96F0C" w:rsidR="00C4147A" w:rsidRDefault="00C4147A" w:rsidP="00C4147A">
                                <w:pPr>
                                  <w:rPr>
                                    <w:rFonts w:ascii="Times New Roman" w:hAnsi="Times New Roman" w:cs="Times New Roman"/>
                                  </w:rPr>
                                </w:pPr>
                                <w:r>
                                  <w:rPr>
                                    <w:rFonts w:ascii="Times New Roman" w:hAnsi="Times New Roman" w:cs="Times New Roman"/>
                                    <w:noProof/>
                                  </w:rPr>
                                  <w:drawing>
                                    <wp:inline distT="0" distB="0" distL="0" distR="0" wp14:anchorId="0E860E1B" wp14:editId="7FFC432D">
                                      <wp:extent cx="2187388" cy="1774825"/>
                                      <wp:effectExtent l="171450" t="171450" r="175260" b="1682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r.PNG"/>
                                              <pic:cNvPicPr/>
                                            </pic:nvPicPr>
                                            <pic:blipFill>
                                              <a:blip r:embed="rId53">
                                                <a:extLst>
                                                  <a:ext uri="{28A0092B-C50C-407E-A947-70E740481C1C}">
                                                    <a14:useLocalDpi xmlns:a14="http://schemas.microsoft.com/office/drawing/2010/main" val="0"/>
                                                  </a:ext>
                                                </a:extLst>
                                              </a:blip>
                                              <a:stretch>
                                                <a:fillRect/>
                                              </a:stretch>
                                            </pic:blipFill>
                                            <pic:spPr>
                                              <a:xfrm>
                                                <a:off x="0" y="0"/>
                                                <a:ext cx="2201062" cy="1785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D55BF4" w14:textId="77777777" w:rsidR="00C4147A" w:rsidRDefault="00C4147A" w:rsidP="00C4147A">
                                <w:pPr>
                                  <w:rPr>
                                    <w:rFonts w:ascii="Times New Roman" w:hAnsi="Times New Roman" w:cs="Times New Roman"/>
                                  </w:rPr>
                                </w:pPr>
                              </w:p>
                              <w:p w14:paraId="1B3571B1" w14:textId="77777777" w:rsidR="00C4147A" w:rsidRDefault="00C4147A" w:rsidP="00C4147A">
                                <w:pPr>
                                  <w:rPr>
                                    <w:rFonts w:ascii="Times New Roman" w:hAnsi="Times New Roman" w:cs="Times New Roman"/>
                                  </w:rPr>
                                </w:pPr>
                              </w:p>
                              <w:p w14:paraId="6C5742CE" w14:textId="77777777" w:rsidR="00C4147A" w:rsidRPr="00630B0A" w:rsidRDefault="00C4147A" w:rsidP="00C4147A">
                                <w:pPr>
                                  <w:rPr>
                                    <w:rFonts w:ascii="Times New Roman" w:hAnsi="Times New Roman" w:cs="Times New Roman"/>
                                  </w:rPr>
                                </w:pPr>
                              </w:p>
                              <w:p w14:paraId="6AAAB8D1" w14:textId="77777777" w:rsidR="00C4147A" w:rsidRPr="00282B15" w:rsidRDefault="00C4147A" w:rsidP="00C4147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5976" y="0"/>
                              <a:ext cx="5641789" cy="3191435"/>
                            </a:xfrm>
                            <a:prstGeom prst="rect">
                              <a:avLst/>
                            </a:prstGeom>
                            <a:noFill/>
                            <a:ln w="12700">
                              <a:solidFill>
                                <a:prstClr val="black"/>
                              </a:solidFill>
                            </a:ln>
                          </wps:spPr>
                          <wps:txbx>
                            <w:txbxContent>
                              <w:p w14:paraId="3A763E1E" w14:textId="77777777" w:rsidR="0006493B" w:rsidRDefault="00064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 name="Text Box 106"/>
                        <wps:cNvSpPr txBox="1"/>
                        <wps:spPr>
                          <a:xfrm>
                            <a:off x="107575" y="3025074"/>
                            <a:ext cx="2653553" cy="3215341"/>
                          </a:xfrm>
                          <a:prstGeom prst="rect">
                            <a:avLst/>
                          </a:prstGeom>
                          <a:solidFill>
                            <a:schemeClr val="lt1"/>
                          </a:solidFill>
                          <a:ln w="6350">
                            <a:noFill/>
                          </a:ln>
                        </wps:spPr>
                        <wps:txbx>
                          <w:txbxContent>
                            <w:p w14:paraId="24C42B8E" w14:textId="14DD8F1F" w:rsidR="00C4147A" w:rsidRDefault="00C4147A" w:rsidP="00C4147A">
                              <w:pPr>
                                <w:rPr>
                                  <w:rFonts w:ascii="Times New Roman" w:hAnsi="Times New Roman" w:cs="Times New Roman"/>
                                  <w:b/>
                                </w:rPr>
                              </w:pPr>
                              <w:r>
                                <w:rPr>
                                  <w:rFonts w:ascii="Times New Roman" w:hAnsi="Times New Roman" w:cs="Times New Roman"/>
                                  <w:b/>
                                </w:rPr>
                                <w:t>Friday</w:t>
                              </w:r>
                            </w:p>
                            <w:p w14:paraId="075A7AB1" w14:textId="783A6BB2"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2573</w:t>
                              </w:r>
                            </w:p>
                            <w:p w14:paraId="12C857CE" w14:textId="74E5628D" w:rsidR="00F47D5F" w:rsidRPr="00F47D5F" w:rsidRDefault="00F47D5F" w:rsidP="00C4147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30664</w:t>
                              </w:r>
                            </w:p>
                            <w:p w14:paraId="14C7ABD3" w14:textId="2C39C670" w:rsidR="00C4147A" w:rsidRPr="00630B0A" w:rsidRDefault="00C4147A" w:rsidP="00C4147A">
                              <w:pPr>
                                <w:rPr>
                                  <w:rFonts w:ascii="Times New Roman" w:hAnsi="Times New Roman" w:cs="Times New Roman"/>
                                </w:rPr>
                              </w:pPr>
                              <w:r w:rsidRPr="00630B0A">
                                <w:rPr>
                                  <w:rFonts w:ascii="Times New Roman" w:hAnsi="Times New Roman" w:cs="Times New Roman"/>
                                </w:rPr>
                                <w:t xml:space="preserve">Community number: </w:t>
                              </w:r>
                              <w:r w:rsidR="00F47D5F">
                                <w:rPr>
                                  <w:rFonts w:ascii="Times New Roman" w:hAnsi="Times New Roman" w:cs="Times New Roman"/>
                                </w:rPr>
                                <w:t>251</w:t>
                              </w:r>
                            </w:p>
                            <w:p w14:paraId="532CE836" w14:textId="091C3423" w:rsidR="00C4147A" w:rsidRDefault="00C4147A" w:rsidP="00C4147A">
                              <w:pPr>
                                <w:rPr>
                                  <w:rFonts w:ascii="Times New Roman" w:hAnsi="Times New Roman" w:cs="Times New Roman"/>
                                </w:rPr>
                              </w:pPr>
                              <w:r w:rsidRPr="00630B0A">
                                <w:rPr>
                                  <w:rFonts w:ascii="Times New Roman" w:hAnsi="Times New Roman" w:cs="Times New Roman"/>
                                </w:rPr>
                                <w:t xml:space="preserve">Ungrouped developer number: </w:t>
                              </w:r>
                              <w:r w:rsidR="00F47D5F">
                                <w:rPr>
                                  <w:rFonts w:ascii="Times New Roman" w:hAnsi="Times New Roman" w:cs="Times New Roman"/>
                                </w:rPr>
                                <w:t>86</w:t>
                              </w:r>
                              <w:r w:rsidR="00F47D5F">
                                <w:rPr>
                                  <w:rFonts w:ascii="Times New Roman" w:hAnsi="Times New Roman" w:cs="Times New Roman"/>
                                  <w:noProof/>
                                </w:rPr>
                                <w:drawing>
                                  <wp:inline distT="0" distB="0" distL="0" distR="0" wp14:anchorId="7DEA7501" wp14:editId="66E0DF0B">
                                    <wp:extent cx="2156762" cy="1786964"/>
                                    <wp:effectExtent l="171450" t="171450" r="167640" b="1752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riday.PNG"/>
                                            <pic:cNvPicPr/>
                                          </pic:nvPicPr>
                                          <pic:blipFill rotWithShape="1">
                                            <a:blip r:embed="rId54">
                                              <a:extLst>
                                                <a:ext uri="{28A0092B-C50C-407E-A947-70E740481C1C}">
                                                  <a14:useLocalDpi xmlns:a14="http://schemas.microsoft.com/office/drawing/2010/main" val="0"/>
                                                </a:ext>
                                              </a:extLst>
                                            </a:blip>
                                            <a:srcRect t="1854"/>
                                            <a:stretch/>
                                          </pic:blipFill>
                                          <pic:spPr bwMode="auto">
                                            <a:xfrm>
                                              <a:off x="0" y="0"/>
                                              <a:ext cx="2167744" cy="1796063"/>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CD546A4" w14:textId="77777777" w:rsidR="00C4147A" w:rsidRPr="00630B0A" w:rsidRDefault="00C4147A" w:rsidP="00C4147A">
                              <w:pPr>
                                <w:rPr>
                                  <w:rFonts w:ascii="Times New Roman" w:hAnsi="Times New Roman" w:cs="Times New Roman"/>
                                </w:rPr>
                              </w:pPr>
                            </w:p>
                            <w:p w14:paraId="1D03F86B" w14:textId="77777777" w:rsidR="00C4147A" w:rsidRPr="00282B15" w:rsidRDefault="00C4147A" w:rsidP="00C4147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E9D62E" id="Group 137" o:spid="_x0000_s1080" style="position:absolute;left:0;text-align:left;margin-left:7.55pt;margin-top:-13.65pt;width:444.7pt;height:516.7pt;z-index:251706368;mso-height-relative:margin" coordsize="56477,6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">
                <v:group id="Group 136" o:spid="_x0000_s1081" style="position:absolute;width:56477;height:63709" coordsize="56477,3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Text Box 100" o:spid="_x0000_s1082" type="#_x0000_t202" style="position:absolute;top:239;width:26530;height:3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4BF78D8D" w14:textId="53EA3094" w:rsidR="00630B0A" w:rsidRDefault="00630B0A" w:rsidP="00630B0A">
                          <w:pPr>
                            <w:rPr>
                              <w:rFonts w:ascii="Times New Roman" w:hAnsi="Times New Roman" w:cs="Times New Roman"/>
                              <w:b/>
                            </w:rPr>
                          </w:pPr>
                          <w:r>
                            <w:rPr>
                              <w:rFonts w:ascii="Times New Roman" w:hAnsi="Times New Roman" w:cs="Times New Roman"/>
                              <w:b/>
                            </w:rPr>
                            <w:t>Wednesday</w:t>
                          </w:r>
                        </w:p>
                        <w:p w14:paraId="67C77490" w14:textId="150A8BE9"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2592</w:t>
                          </w:r>
                        </w:p>
                        <w:p w14:paraId="5A5674AE" w14:textId="62F5CCF7" w:rsidR="00F47D5F" w:rsidRPr="00F47D5F" w:rsidRDefault="00F47D5F" w:rsidP="00630B0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31592</w:t>
                          </w:r>
                        </w:p>
                        <w:p w14:paraId="72FE47B1" w14:textId="6AAF9F93" w:rsidR="00630B0A" w:rsidRPr="00630B0A" w:rsidRDefault="00630B0A" w:rsidP="00630B0A">
                          <w:pPr>
                            <w:rPr>
                              <w:rFonts w:ascii="Times New Roman" w:hAnsi="Times New Roman" w:cs="Times New Roman"/>
                            </w:rPr>
                          </w:pPr>
                          <w:r w:rsidRPr="00630B0A">
                            <w:rPr>
                              <w:rFonts w:ascii="Times New Roman" w:hAnsi="Times New Roman" w:cs="Times New Roman"/>
                            </w:rPr>
                            <w:t xml:space="preserve">Community number: </w:t>
                          </w:r>
                          <w:r w:rsidR="00C4147A">
                            <w:rPr>
                              <w:rFonts w:ascii="Times New Roman" w:hAnsi="Times New Roman" w:cs="Times New Roman"/>
                            </w:rPr>
                            <w:t>239</w:t>
                          </w:r>
                        </w:p>
                        <w:p w14:paraId="2011399A" w14:textId="269F222F" w:rsidR="00630B0A" w:rsidRDefault="00630B0A" w:rsidP="00630B0A">
                          <w:pPr>
                            <w:rPr>
                              <w:rFonts w:ascii="Times New Roman" w:hAnsi="Times New Roman" w:cs="Times New Roman"/>
                            </w:rPr>
                          </w:pPr>
                          <w:r w:rsidRPr="00630B0A">
                            <w:rPr>
                              <w:rFonts w:ascii="Times New Roman" w:hAnsi="Times New Roman" w:cs="Times New Roman"/>
                            </w:rPr>
                            <w:t xml:space="preserve">Ungrouped developer number: </w:t>
                          </w:r>
                          <w:r w:rsidR="00C4147A">
                            <w:rPr>
                              <w:rFonts w:ascii="Times New Roman" w:hAnsi="Times New Roman" w:cs="Times New Roman"/>
                            </w:rPr>
                            <w:t>77</w:t>
                          </w:r>
                        </w:p>
                        <w:p w14:paraId="4FDB9CCA" w14:textId="7A8660F7" w:rsidR="00630B0A" w:rsidRDefault="00E67877" w:rsidP="00630B0A">
                          <w:pPr>
                            <w:rPr>
                              <w:rFonts w:ascii="Times New Roman" w:hAnsi="Times New Roman" w:cs="Times New Roman"/>
                            </w:rPr>
                          </w:pPr>
                          <w:r>
                            <w:rPr>
                              <w:rFonts w:ascii="Times New Roman" w:hAnsi="Times New Roman" w:cs="Times New Roman"/>
                              <w:noProof/>
                            </w:rPr>
                            <w:drawing>
                              <wp:inline distT="0" distB="0" distL="0" distR="0" wp14:anchorId="1042CFEE" wp14:editId="3312CF80">
                                <wp:extent cx="2157095" cy="1792941"/>
                                <wp:effectExtent l="171450" t="171450" r="167005" b="1695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ed.PNG"/>
                                        <pic:cNvPicPr/>
                                      </pic:nvPicPr>
                                      <pic:blipFill>
                                        <a:blip r:embed="rId52">
                                          <a:extLst>
                                            <a:ext uri="{28A0092B-C50C-407E-A947-70E740481C1C}">
                                              <a14:useLocalDpi xmlns:a14="http://schemas.microsoft.com/office/drawing/2010/main" val="0"/>
                                            </a:ext>
                                          </a:extLst>
                                        </a:blip>
                                        <a:stretch>
                                          <a:fillRect/>
                                        </a:stretch>
                                      </pic:blipFill>
                                      <pic:spPr>
                                        <a:xfrm>
                                          <a:off x="0" y="0"/>
                                          <a:ext cx="2166546" cy="18007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1AD50A" w14:textId="77777777" w:rsidR="00630B0A" w:rsidRDefault="00630B0A" w:rsidP="00630B0A">
                          <w:pPr>
                            <w:rPr>
                              <w:rFonts w:ascii="Times New Roman" w:hAnsi="Times New Roman" w:cs="Times New Roman"/>
                            </w:rPr>
                          </w:pPr>
                        </w:p>
                        <w:p w14:paraId="1B6BAA71" w14:textId="77777777" w:rsidR="00630B0A" w:rsidRDefault="00630B0A" w:rsidP="00630B0A">
                          <w:pPr>
                            <w:rPr>
                              <w:rFonts w:ascii="Times New Roman" w:hAnsi="Times New Roman" w:cs="Times New Roman"/>
                            </w:rPr>
                          </w:pPr>
                        </w:p>
                        <w:p w14:paraId="0C76614F" w14:textId="77777777" w:rsidR="00630B0A" w:rsidRPr="00630B0A" w:rsidRDefault="00630B0A" w:rsidP="00630B0A">
                          <w:pPr>
                            <w:rPr>
                              <w:rFonts w:ascii="Times New Roman" w:hAnsi="Times New Roman" w:cs="Times New Roman"/>
                            </w:rPr>
                          </w:pPr>
                        </w:p>
                        <w:p w14:paraId="347FC647" w14:textId="77777777" w:rsidR="00630B0A" w:rsidRPr="00282B15" w:rsidRDefault="00630B0A" w:rsidP="00630B0A">
                          <w:pPr>
                            <w:rPr>
                              <w:rFonts w:ascii="Times New Roman" w:hAnsi="Times New Roman" w:cs="Times New Roman"/>
                              <w:b/>
                            </w:rPr>
                          </w:pPr>
                        </w:p>
                      </w:txbxContent>
                    </v:textbox>
                  </v:shape>
                  <v:shape id="Text Box 103" o:spid="_x0000_s1083" type="#_x0000_t202" style="position:absolute;left:28029;top:239;width:26530;height:3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" fillcolor="white [3201]" stroked="f" strokeweight=".5pt">
                    <v:textbox>
                      <w:txbxContent>
                        <w:p w14:paraId="4E5120C9" w14:textId="45D939AF" w:rsidR="00C4147A" w:rsidRDefault="00C4147A" w:rsidP="00C4147A">
                          <w:pPr>
                            <w:rPr>
                              <w:rFonts w:ascii="Times New Roman" w:hAnsi="Times New Roman" w:cs="Times New Roman"/>
                              <w:b/>
                            </w:rPr>
                          </w:pPr>
                          <w:r>
                            <w:rPr>
                              <w:rFonts w:ascii="Times New Roman" w:hAnsi="Times New Roman" w:cs="Times New Roman"/>
                              <w:b/>
                            </w:rPr>
                            <w:t>Thursday</w:t>
                          </w:r>
                        </w:p>
                        <w:p w14:paraId="3E0AC226" w14:textId="399D9C0B"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2576</w:t>
                          </w:r>
                        </w:p>
                        <w:p w14:paraId="3986BEAC" w14:textId="7C6451B2" w:rsidR="00F47D5F" w:rsidRPr="00F47D5F" w:rsidRDefault="00F47D5F" w:rsidP="00C4147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30697</w:t>
                          </w:r>
                        </w:p>
                        <w:p w14:paraId="19639A5C" w14:textId="0FF96BDA" w:rsidR="00C4147A" w:rsidRPr="00630B0A" w:rsidRDefault="00C4147A"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 xml:space="preserve">251 </w:t>
                          </w:r>
                        </w:p>
                        <w:p w14:paraId="1D257F02" w14:textId="4780BB1A" w:rsidR="00C4147A" w:rsidRDefault="00C4147A"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85</w:t>
                          </w:r>
                        </w:p>
                        <w:p w14:paraId="4286436C" w14:textId="76D96F0C" w:rsidR="00C4147A" w:rsidRDefault="00C4147A" w:rsidP="00C4147A">
                          <w:pPr>
                            <w:rPr>
                              <w:rFonts w:ascii="Times New Roman" w:hAnsi="Times New Roman" w:cs="Times New Roman"/>
                            </w:rPr>
                          </w:pPr>
                          <w:r>
                            <w:rPr>
                              <w:rFonts w:ascii="Times New Roman" w:hAnsi="Times New Roman" w:cs="Times New Roman"/>
                              <w:noProof/>
                            </w:rPr>
                            <w:drawing>
                              <wp:inline distT="0" distB="0" distL="0" distR="0" wp14:anchorId="0E860E1B" wp14:editId="7FFC432D">
                                <wp:extent cx="2187388" cy="1774825"/>
                                <wp:effectExtent l="171450" t="171450" r="175260" b="1682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r.PNG"/>
                                        <pic:cNvPicPr/>
                                      </pic:nvPicPr>
                                      <pic:blipFill>
                                        <a:blip r:embed="rId53">
                                          <a:extLst>
                                            <a:ext uri="{28A0092B-C50C-407E-A947-70E740481C1C}">
                                              <a14:useLocalDpi xmlns:a14="http://schemas.microsoft.com/office/drawing/2010/main" val="0"/>
                                            </a:ext>
                                          </a:extLst>
                                        </a:blip>
                                        <a:stretch>
                                          <a:fillRect/>
                                        </a:stretch>
                                      </pic:blipFill>
                                      <pic:spPr>
                                        <a:xfrm>
                                          <a:off x="0" y="0"/>
                                          <a:ext cx="2201062" cy="1785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D55BF4" w14:textId="77777777" w:rsidR="00C4147A" w:rsidRDefault="00C4147A" w:rsidP="00C4147A">
                          <w:pPr>
                            <w:rPr>
                              <w:rFonts w:ascii="Times New Roman" w:hAnsi="Times New Roman" w:cs="Times New Roman"/>
                            </w:rPr>
                          </w:pPr>
                        </w:p>
                        <w:p w14:paraId="1B3571B1" w14:textId="77777777" w:rsidR="00C4147A" w:rsidRDefault="00C4147A" w:rsidP="00C4147A">
                          <w:pPr>
                            <w:rPr>
                              <w:rFonts w:ascii="Times New Roman" w:hAnsi="Times New Roman" w:cs="Times New Roman"/>
                            </w:rPr>
                          </w:pPr>
                        </w:p>
                        <w:p w14:paraId="6C5742CE" w14:textId="77777777" w:rsidR="00C4147A" w:rsidRPr="00630B0A" w:rsidRDefault="00C4147A" w:rsidP="00C4147A">
                          <w:pPr>
                            <w:rPr>
                              <w:rFonts w:ascii="Times New Roman" w:hAnsi="Times New Roman" w:cs="Times New Roman"/>
                            </w:rPr>
                          </w:pPr>
                        </w:p>
                        <w:p w14:paraId="6AAAB8D1" w14:textId="77777777" w:rsidR="00C4147A" w:rsidRPr="00282B15" w:rsidRDefault="00C4147A" w:rsidP="00C4147A">
                          <w:pPr>
                            <w:rPr>
                              <w:rFonts w:ascii="Times New Roman" w:hAnsi="Times New Roman" w:cs="Times New Roman"/>
                              <w:b/>
                            </w:rPr>
                          </w:pPr>
                        </w:p>
                      </w:txbxContent>
                    </v:textbox>
                  </v:shape>
                  <v:shape id="Text Box 135" o:spid="_x0000_s1084" type="#_x0000_t202" style="position:absolute;left:59;width:56418;height:3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" filled="f" strokeweight="1pt">
                    <v:textbox>
                      <w:txbxContent>
                        <w:p w14:paraId="3A763E1E" w14:textId="77777777" w:rsidR="0006493B" w:rsidRDefault="0006493B"/>
                      </w:txbxContent>
                    </v:textbox>
                  </v:shape>
                </v:group>
                <v:shape id="Text Box 106" o:spid="_x0000_s1085" type="#_x0000_t202" style="position:absolute;left:1075;top:30250;width:26536;height:3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14:paraId="24C42B8E" w14:textId="14DD8F1F" w:rsidR="00C4147A" w:rsidRDefault="00C4147A" w:rsidP="00C4147A">
                        <w:pPr>
                          <w:rPr>
                            <w:rFonts w:ascii="Times New Roman" w:hAnsi="Times New Roman" w:cs="Times New Roman"/>
                            <w:b/>
                          </w:rPr>
                        </w:pPr>
                        <w:r>
                          <w:rPr>
                            <w:rFonts w:ascii="Times New Roman" w:hAnsi="Times New Roman" w:cs="Times New Roman"/>
                            <w:b/>
                          </w:rPr>
                          <w:t>Friday</w:t>
                        </w:r>
                      </w:p>
                      <w:p w14:paraId="075A7AB1" w14:textId="783A6BB2" w:rsidR="00F47D5F" w:rsidRDefault="00F47D5F" w:rsidP="00F47D5F">
                        <w:pPr>
                          <w:rPr>
                            <w:rFonts w:ascii="Times New Roman" w:hAnsi="Times New Roman" w:cs="Times New Roman"/>
                          </w:rPr>
                        </w:pPr>
                        <w:r>
                          <w:rPr>
                            <w:rFonts w:ascii="Times New Roman" w:hAnsi="Times New Roman" w:cs="Times New Roman"/>
                          </w:rPr>
                          <w:t>Nodes number:</w:t>
                        </w:r>
                        <w:r w:rsidR="0006493B">
                          <w:rPr>
                            <w:rFonts w:ascii="Times New Roman" w:hAnsi="Times New Roman" w:cs="Times New Roman"/>
                          </w:rPr>
                          <w:t>2573</w:t>
                        </w:r>
                      </w:p>
                      <w:p w14:paraId="12C857CE" w14:textId="74E5628D" w:rsidR="00F47D5F" w:rsidRPr="00F47D5F" w:rsidRDefault="00F47D5F" w:rsidP="00C4147A">
                        <w:pPr>
                          <w:rPr>
                            <w:rFonts w:ascii="Times New Roman" w:hAnsi="Times New Roman" w:cs="Times New Roman"/>
                          </w:rPr>
                        </w:pPr>
                        <w:r>
                          <w:rPr>
                            <w:rFonts w:ascii="Times New Roman" w:hAnsi="Times New Roman" w:cs="Times New Roman"/>
                          </w:rPr>
                          <w:t>Edges number:</w:t>
                        </w:r>
                        <w:r w:rsidR="0006493B" w:rsidRPr="0006493B">
                          <w:t xml:space="preserve"> </w:t>
                        </w:r>
                        <w:r w:rsidR="0006493B" w:rsidRPr="0006493B">
                          <w:rPr>
                            <w:rFonts w:ascii="Times New Roman" w:hAnsi="Times New Roman" w:cs="Times New Roman"/>
                          </w:rPr>
                          <w:t>30664</w:t>
                        </w:r>
                      </w:p>
                      <w:p w14:paraId="14C7ABD3" w14:textId="2C39C670" w:rsidR="00C4147A" w:rsidRPr="00630B0A" w:rsidRDefault="00C4147A" w:rsidP="00C4147A">
                        <w:pPr>
                          <w:rPr>
                            <w:rFonts w:ascii="Times New Roman" w:hAnsi="Times New Roman" w:cs="Times New Roman"/>
                          </w:rPr>
                        </w:pPr>
                        <w:r w:rsidRPr="00630B0A">
                          <w:rPr>
                            <w:rFonts w:ascii="Times New Roman" w:hAnsi="Times New Roman" w:cs="Times New Roman"/>
                          </w:rPr>
                          <w:t xml:space="preserve">Community number: </w:t>
                        </w:r>
                        <w:r w:rsidR="00F47D5F">
                          <w:rPr>
                            <w:rFonts w:ascii="Times New Roman" w:hAnsi="Times New Roman" w:cs="Times New Roman"/>
                          </w:rPr>
                          <w:t>251</w:t>
                        </w:r>
                      </w:p>
                      <w:p w14:paraId="532CE836" w14:textId="091C3423" w:rsidR="00C4147A" w:rsidRDefault="00C4147A" w:rsidP="00C4147A">
                        <w:pPr>
                          <w:rPr>
                            <w:rFonts w:ascii="Times New Roman" w:hAnsi="Times New Roman" w:cs="Times New Roman"/>
                          </w:rPr>
                        </w:pPr>
                        <w:r w:rsidRPr="00630B0A">
                          <w:rPr>
                            <w:rFonts w:ascii="Times New Roman" w:hAnsi="Times New Roman" w:cs="Times New Roman"/>
                          </w:rPr>
                          <w:t xml:space="preserve">Ungrouped developer number: </w:t>
                        </w:r>
                        <w:r w:rsidR="00F47D5F">
                          <w:rPr>
                            <w:rFonts w:ascii="Times New Roman" w:hAnsi="Times New Roman" w:cs="Times New Roman"/>
                          </w:rPr>
                          <w:t>86</w:t>
                        </w:r>
                        <w:r w:rsidR="00F47D5F">
                          <w:rPr>
                            <w:rFonts w:ascii="Times New Roman" w:hAnsi="Times New Roman" w:cs="Times New Roman"/>
                            <w:noProof/>
                          </w:rPr>
                          <w:drawing>
                            <wp:inline distT="0" distB="0" distL="0" distR="0" wp14:anchorId="7DEA7501" wp14:editId="66E0DF0B">
                              <wp:extent cx="2156762" cy="1786964"/>
                              <wp:effectExtent l="171450" t="171450" r="167640" b="1752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riday.PNG"/>
                                      <pic:cNvPicPr/>
                                    </pic:nvPicPr>
                                    <pic:blipFill rotWithShape="1">
                                      <a:blip r:embed="rId54">
                                        <a:extLst>
                                          <a:ext uri="{28A0092B-C50C-407E-A947-70E740481C1C}">
                                            <a14:useLocalDpi xmlns:a14="http://schemas.microsoft.com/office/drawing/2010/main" val="0"/>
                                          </a:ext>
                                        </a:extLst>
                                      </a:blip>
                                      <a:srcRect t="1854"/>
                                      <a:stretch/>
                                    </pic:blipFill>
                                    <pic:spPr bwMode="auto">
                                      <a:xfrm>
                                        <a:off x="0" y="0"/>
                                        <a:ext cx="2167744" cy="1796063"/>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CD546A4" w14:textId="77777777" w:rsidR="00C4147A" w:rsidRPr="00630B0A" w:rsidRDefault="00C4147A" w:rsidP="00C4147A">
                        <w:pPr>
                          <w:rPr>
                            <w:rFonts w:ascii="Times New Roman" w:hAnsi="Times New Roman" w:cs="Times New Roman"/>
                          </w:rPr>
                        </w:pPr>
                      </w:p>
                      <w:p w14:paraId="1D03F86B" w14:textId="77777777" w:rsidR="00C4147A" w:rsidRPr="00282B15" w:rsidRDefault="00C4147A" w:rsidP="00C4147A">
                        <w:pPr>
                          <w:rPr>
                            <w:rFonts w:ascii="Times New Roman" w:hAnsi="Times New Roman" w:cs="Times New Roman"/>
                            <w:b/>
                          </w:rPr>
                        </w:pPr>
                      </w:p>
                    </w:txbxContent>
                  </v:textbox>
                </v:shape>
              </v:group>
            </w:pict>
          </mc:Fallback>
        </mc:AlternateContent>
      </w:r>
    </w:p>
    <w:p w14:paraId="230641C5" w14:textId="020498AC" w:rsidR="00630B0A" w:rsidRDefault="00630B0A" w:rsidP="004C39D2">
      <w:pPr>
        <w:jc w:val="both"/>
        <w:rPr>
          <w:rFonts w:ascii="Times New Roman" w:eastAsia="Times New Roman" w:hAnsi="Times New Roman" w:cs="Times New Roman"/>
          <w:noProof/>
          <w:color w:val="auto"/>
          <w:sz w:val="24"/>
          <w:szCs w:val="24"/>
        </w:rPr>
      </w:pPr>
    </w:p>
    <w:p w14:paraId="3C22167E" w14:textId="5BAE6A7A" w:rsidR="00630B0A" w:rsidRDefault="00630B0A" w:rsidP="004C39D2">
      <w:pPr>
        <w:jc w:val="both"/>
        <w:rPr>
          <w:rFonts w:ascii="Times New Roman" w:eastAsia="Times New Roman" w:hAnsi="Times New Roman" w:cs="Times New Roman"/>
          <w:noProof/>
          <w:color w:val="auto"/>
          <w:sz w:val="24"/>
          <w:szCs w:val="24"/>
        </w:rPr>
      </w:pPr>
    </w:p>
    <w:p w14:paraId="4D37BBE9" w14:textId="5D04DB65" w:rsidR="00630B0A" w:rsidRDefault="00630B0A" w:rsidP="004C39D2">
      <w:pPr>
        <w:jc w:val="both"/>
        <w:rPr>
          <w:rFonts w:ascii="Times New Roman" w:eastAsia="Times New Roman" w:hAnsi="Times New Roman" w:cs="Times New Roman"/>
          <w:noProof/>
          <w:color w:val="auto"/>
          <w:sz w:val="24"/>
          <w:szCs w:val="24"/>
        </w:rPr>
      </w:pPr>
    </w:p>
    <w:p w14:paraId="1E618F5B" w14:textId="5745D48D" w:rsidR="00630B0A" w:rsidRDefault="00630B0A" w:rsidP="004C39D2">
      <w:pPr>
        <w:jc w:val="both"/>
        <w:rPr>
          <w:rFonts w:ascii="Times New Roman" w:eastAsia="Times New Roman" w:hAnsi="Times New Roman" w:cs="Times New Roman"/>
          <w:noProof/>
          <w:color w:val="auto"/>
          <w:sz w:val="24"/>
          <w:szCs w:val="24"/>
        </w:rPr>
      </w:pPr>
    </w:p>
    <w:p w14:paraId="2CF809C7" w14:textId="5E5D4CA6" w:rsidR="00630B0A" w:rsidRDefault="00630B0A" w:rsidP="004C39D2">
      <w:pPr>
        <w:jc w:val="both"/>
        <w:rPr>
          <w:rFonts w:ascii="Times New Roman" w:eastAsia="Times New Roman" w:hAnsi="Times New Roman" w:cs="Times New Roman"/>
          <w:noProof/>
          <w:color w:val="auto"/>
          <w:sz w:val="24"/>
          <w:szCs w:val="24"/>
        </w:rPr>
      </w:pPr>
    </w:p>
    <w:p w14:paraId="3C525279" w14:textId="00DCE396" w:rsidR="00630B0A" w:rsidRDefault="00630B0A" w:rsidP="004C39D2">
      <w:pPr>
        <w:jc w:val="both"/>
        <w:rPr>
          <w:rFonts w:ascii="Times New Roman" w:eastAsia="Times New Roman" w:hAnsi="Times New Roman" w:cs="Times New Roman"/>
          <w:noProof/>
          <w:color w:val="auto"/>
          <w:sz w:val="24"/>
          <w:szCs w:val="24"/>
        </w:rPr>
      </w:pPr>
    </w:p>
    <w:p w14:paraId="3513AD96" w14:textId="0C631E10" w:rsidR="00630B0A" w:rsidRDefault="00630B0A" w:rsidP="004C39D2">
      <w:pPr>
        <w:jc w:val="both"/>
        <w:rPr>
          <w:rFonts w:ascii="Times New Roman" w:eastAsia="Times New Roman" w:hAnsi="Times New Roman" w:cs="Times New Roman"/>
          <w:noProof/>
          <w:color w:val="auto"/>
          <w:sz w:val="24"/>
          <w:szCs w:val="24"/>
        </w:rPr>
      </w:pPr>
    </w:p>
    <w:p w14:paraId="518503DC" w14:textId="2CF6DF9D" w:rsidR="00630B0A" w:rsidRDefault="00630B0A" w:rsidP="004C39D2">
      <w:pPr>
        <w:jc w:val="both"/>
        <w:rPr>
          <w:rFonts w:ascii="Times New Roman" w:eastAsia="Times New Roman" w:hAnsi="Times New Roman" w:cs="Times New Roman"/>
          <w:noProof/>
          <w:color w:val="auto"/>
          <w:sz w:val="24"/>
          <w:szCs w:val="24"/>
        </w:rPr>
      </w:pPr>
    </w:p>
    <w:p w14:paraId="15ED5F15" w14:textId="2813D8D2" w:rsidR="00630B0A" w:rsidRDefault="00630B0A" w:rsidP="004C39D2">
      <w:pPr>
        <w:jc w:val="both"/>
        <w:rPr>
          <w:rFonts w:ascii="Times New Roman" w:eastAsia="Times New Roman" w:hAnsi="Times New Roman" w:cs="Times New Roman"/>
          <w:noProof/>
          <w:color w:val="auto"/>
          <w:sz w:val="24"/>
          <w:szCs w:val="24"/>
        </w:rPr>
      </w:pPr>
    </w:p>
    <w:p w14:paraId="1C71C2DD" w14:textId="530E90C1" w:rsidR="00630B0A" w:rsidRDefault="00630B0A" w:rsidP="004C39D2">
      <w:pPr>
        <w:jc w:val="both"/>
        <w:rPr>
          <w:rFonts w:ascii="Times New Roman" w:eastAsia="Times New Roman" w:hAnsi="Times New Roman" w:cs="Times New Roman"/>
          <w:noProof/>
          <w:color w:val="auto"/>
          <w:sz w:val="24"/>
          <w:szCs w:val="24"/>
        </w:rPr>
      </w:pPr>
    </w:p>
    <w:p w14:paraId="70D41B0B" w14:textId="78CA37CC" w:rsidR="00630B0A" w:rsidRDefault="00630B0A" w:rsidP="004C39D2">
      <w:pPr>
        <w:jc w:val="both"/>
        <w:rPr>
          <w:rFonts w:ascii="Times New Roman" w:eastAsia="Times New Roman" w:hAnsi="Times New Roman" w:cs="Times New Roman"/>
          <w:noProof/>
          <w:color w:val="auto"/>
          <w:sz w:val="24"/>
          <w:szCs w:val="24"/>
        </w:rPr>
      </w:pPr>
    </w:p>
    <w:p w14:paraId="27207634" w14:textId="6E9F4543" w:rsidR="00630B0A" w:rsidRDefault="00630B0A" w:rsidP="004C39D2">
      <w:pPr>
        <w:jc w:val="both"/>
        <w:rPr>
          <w:rFonts w:ascii="Times New Roman" w:eastAsia="Times New Roman" w:hAnsi="Times New Roman" w:cs="Times New Roman"/>
          <w:noProof/>
          <w:color w:val="auto"/>
          <w:sz w:val="24"/>
          <w:szCs w:val="24"/>
        </w:rPr>
      </w:pPr>
    </w:p>
    <w:p w14:paraId="45820F97" w14:textId="0DF06C7C" w:rsidR="00341E98" w:rsidRDefault="00341E98" w:rsidP="004C39D2">
      <w:pPr>
        <w:jc w:val="both"/>
        <w:rPr>
          <w:rFonts w:ascii="Times New Roman" w:eastAsia="Times New Roman" w:hAnsi="Times New Roman" w:cs="Times New Roman"/>
          <w:noProof/>
          <w:color w:val="auto"/>
          <w:sz w:val="24"/>
          <w:szCs w:val="24"/>
        </w:rPr>
      </w:pPr>
    </w:p>
    <w:p w14:paraId="42BAEF13" w14:textId="0CA8CD7C" w:rsidR="00341E98" w:rsidRDefault="00341E98" w:rsidP="004C39D2">
      <w:pPr>
        <w:jc w:val="both"/>
        <w:rPr>
          <w:rFonts w:ascii="Times New Roman" w:eastAsia="Times New Roman" w:hAnsi="Times New Roman" w:cs="Times New Roman"/>
          <w:noProof/>
          <w:color w:val="auto"/>
          <w:sz w:val="24"/>
          <w:szCs w:val="24"/>
        </w:rPr>
      </w:pPr>
    </w:p>
    <w:p w14:paraId="07E5FCBF" w14:textId="055F7B4C" w:rsidR="0006493B" w:rsidRDefault="0006493B" w:rsidP="004C39D2">
      <w:pPr>
        <w:jc w:val="both"/>
        <w:rPr>
          <w:rFonts w:ascii="Times New Roman" w:eastAsia="Times New Roman" w:hAnsi="Times New Roman" w:cs="Times New Roman"/>
          <w:color w:val="auto"/>
          <w:sz w:val="24"/>
          <w:szCs w:val="24"/>
        </w:rPr>
      </w:pPr>
    </w:p>
    <w:p w14:paraId="57AA2049" w14:textId="1FFFA88D" w:rsidR="00341E98" w:rsidRPr="00341E98" w:rsidRDefault="00341E98" w:rsidP="004C39D2">
      <w:pPr>
        <w:jc w:val="both"/>
        <w:rPr>
          <w:rFonts w:ascii="Times New Roman" w:eastAsia="Times New Roman" w:hAnsi="Times New Roman" w:cs="Times New Roman"/>
          <w:color w:val="auto"/>
          <w:sz w:val="24"/>
          <w:szCs w:val="24"/>
        </w:rPr>
      </w:pPr>
    </w:p>
    <w:p w14:paraId="135FC8B6" w14:textId="313DA498" w:rsidR="00CB5B5B" w:rsidRPr="00341E98" w:rsidRDefault="00CB5B5B" w:rsidP="004C39D2">
      <w:pPr>
        <w:jc w:val="both"/>
        <w:rPr>
          <w:rFonts w:ascii="Times New Roman" w:eastAsia="Times New Roman" w:hAnsi="Times New Roman" w:cs="Times New Roman"/>
          <w:color w:val="auto"/>
          <w:sz w:val="24"/>
          <w:szCs w:val="24"/>
        </w:rPr>
      </w:pPr>
    </w:p>
    <w:p w14:paraId="5CA3AA0F" w14:textId="4EA86AC4" w:rsidR="00BC220C" w:rsidRPr="00341E98" w:rsidRDefault="00BC220C" w:rsidP="004C39D2">
      <w:pPr>
        <w:jc w:val="both"/>
        <w:rPr>
          <w:rFonts w:ascii="Times New Roman" w:eastAsia="Times New Roman" w:hAnsi="Times New Roman" w:cs="Times New Roman"/>
          <w:color w:val="auto"/>
          <w:sz w:val="24"/>
          <w:szCs w:val="24"/>
        </w:rPr>
      </w:pPr>
    </w:p>
    <w:p w14:paraId="161862DE" w14:textId="602DFECD" w:rsidR="00985BBD" w:rsidRDefault="00985BBD" w:rsidP="004C39D2">
      <w:pPr>
        <w:jc w:val="both"/>
        <w:rPr>
          <w:rFonts w:ascii="Times New Roman" w:eastAsia="Times New Roman" w:hAnsi="Times New Roman" w:cs="Times New Roman"/>
          <w:color w:val="auto"/>
          <w:sz w:val="24"/>
          <w:szCs w:val="24"/>
        </w:rPr>
      </w:pPr>
    </w:p>
    <w:p w14:paraId="5F94DA8F" w14:textId="1720D471" w:rsidR="00341E98" w:rsidRDefault="00341E98" w:rsidP="004C39D2">
      <w:pPr>
        <w:jc w:val="both"/>
        <w:rPr>
          <w:rFonts w:ascii="Times New Roman" w:eastAsia="Times New Roman" w:hAnsi="Times New Roman" w:cs="Times New Roman"/>
          <w:color w:val="auto"/>
          <w:sz w:val="24"/>
          <w:szCs w:val="24"/>
        </w:rPr>
      </w:pPr>
    </w:p>
    <w:p w14:paraId="6182AC85" w14:textId="74FD97D1" w:rsidR="00341E98" w:rsidRDefault="00341E98" w:rsidP="004C39D2">
      <w:pPr>
        <w:jc w:val="both"/>
        <w:rPr>
          <w:rFonts w:ascii="Times New Roman" w:eastAsia="Times New Roman" w:hAnsi="Times New Roman" w:cs="Times New Roman"/>
          <w:color w:val="auto"/>
          <w:sz w:val="24"/>
          <w:szCs w:val="24"/>
        </w:rPr>
      </w:pPr>
    </w:p>
    <w:p w14:paraId="3FB621E4" w14:textId="4EBC87A8" w:rsidR="00341E98" w:rsidRDefault="00341E98" w:rsidP="004C39D2">
      <w:pPr>
        <w:jc w:val="both"/>
        <w:rPr>
          <w:rFonts w:ascii="Times New Roman" w:eastAsia="Times New Roman" w:hAnsi="Times New Roman" w:cs="Times New Roman"/>
          <w:color w:val="auto"/>
          <w:sz w:val="24"/>
          <w:szCs w:val="24"/>
        </w:rPr>
      </w:pPr>
    </w:p>
    <w:p w14:paraId="4AB20F95" w14:textId="68C64446" w:rsidR="00341E98" w:rsidRDefault="00341E98" w:rsidP="004C39D2">
      <w:pPr>
        <w:jc w:val="both"/>
        <w:rPr>
          <w:rFonts w:ascii="Times New Roman" w:eastAsia="Times New Roman" w:hAnsi="Times New Roman" w:cs="Times New Roman"/>
          <w:color w:val="auto"/>
          <w:sz w:val="24"/>
          <w:szCs w:val="24"/>
        </w:rPr>
      </w:pPr>
    </w:p>
    <w:p w14:paraId="24F7D022" w14:textId="5F9C2084" w:rsidR="00341E98" w:rsidRDefault="00341E98" w:rsidP="004C39D2">
      <w:pPr>
        <w:jc w:val="both"/>
        <w:rPr>
          <w:rFonts w:ascii="Times New Roman" w:eastAsia="Times New Roman" w:hAnsi="Times New Roman" w:cs="Times New Roman"/>
          <w:color w:val="auto"/>
          <w:sz w:val="24"/>
          <w:szCs w:val="24"/>
        </w:rPr>
      </w:pPr>
    </w:p>
    <w:p w14:paraId="43DE8872" w14:textId="570B343C" w:rsidR="00341E98" w:rsidRDefault="00341E98" w:rsidP="004C39D2">
      <w:pPr>
        <w:jc w:val="both"/>
        <w:rPr>
          <w:rFonts w:ascii="Times New Roman" w:eastAsia="Times New Roman" w:hAnsi="Times New Roman" w:cs="Times New Roman"/>
          <w:color w:val="auto"/>
          <w:sz w:val="24"/>
          <w:szCs w:val="24"/>
        </w:rPr>
      </w:pPr>
    </w:p>
    <w:p w14:paraId="563F9902" w14:textId="1FAA2A24" w:rsidR="00341E98" w:rsidRDefault="00341E98" w:rsidP="004C39D2">
      <w:pPr>
        <w:jc w:val="both"/>
        <w:rPr>
          <w:rFonts w:ascii="Times New Roman" w:eastAsia="Times New Roman" w:hAnsi="Times New Roman" w:cs="Times New Roman"/>
          <w:color w:val="auto"/>
          <w:sz w:val="24"/>
          <w:szCs w:val="24"/>
        </w:rPr>
      </w:pPr>
    </w:p>
    <w:p w14:paraId="426DFA8D" w14:textId="762E63E9" w:rsidR="00341E98" w:rsidRDefault="00341E98" w:rsidP="004C39D2">
      <w:pPr>
        <w:jc w:val="both"/>
        <w:rPr>
          <w:rFonts w:ascii="Times New Roman" w:eastAsia="Times New Roman" w:hAnsi="Times New Roman" w:cs="Times New Roman"/>
          <w:color w:val="auto"/>
          <w:sz w:val="24"/>
          <w:szCs w:val="24"/>
        </w:rPr>
      </w:pPr>
    </w:p>
    <w:p w14:paraId="68A6BBA9" w14:textId="150F157F" w:rsidR="00341E98" w:rsidRDefault="00341E98" w:rsidP="004C39D2">
      <w:pPr>
        <w:jc w:val="both"/>
        <w:rPr>
          <w:rFonts w:ascii="Times New Roman" w:eastAsia="Times New Roman" w:hAnsi="Times New Roman" w:cs="Times New Roman"/>
          <w:color w:val="auto"/>
          <w:sz w:val="24"/>
          <w:szCs w:val="24"/>
        </w:rPr>
      </w:pPr>
    </w:p>
    <w:p w14:paraId="7EB87376" w14:textId="4F4D24A6" w:rsidR="00F47D5F" w:rsidRDefault="00F47D5F" w:rsidP="004C39D2">
      <w:pPr>
        <w:jc w:val="both"/>
        <w:rPr>
          <w:rFonts w:ascii="Times New Roman" w:eastAsia="Times New Roman" w:hAnsi="Times New Roman" w:cs="Times New Roman"/>
          <w:color w:val="auto"/>
          <w:sz w:val="24"/>
          <w:szCs w:val="24"/>
        </w:rPr>
      </w:pPr>
    </w:p>
    <w:p w14:paraId="5D83DC9A" w14:textId="76193187" w:rsidR="00F47D5F" w:rsidRDefault="00F47D5F" w:rsidP="004C39D2">
      <w:pPr>
        <w:jc w:val="both"/>
        <w:rPr>
          <w:rFonts w:ascii="Times New Roman" w:eastAsia="Times New Roman" w:hAnsi="Times New Roman" w:cs="Times New Roman"/>
          <w:color w:val="auto"/>
          <w:sz w:val="24"/>
          <w:szCs w:val="24"/>
        </w:rPr>
      </w:pPr>
    </w:p>
    <w:p w14:paraId="3F8DFDC1" w14:textId="454CBCBD" w:rsidR="00F47D5F" w:rsidRDefault="00F47D5F" w:rsidP="004C39D2">
      <w:pPr>
        <w:jc w:val="both"/>
        <w:rPr>
          <w:rFonts w:ascii="Times New Roman" w:eastAsia="Times New Roman" w:hAnsi="Times New Roman" w:cs="Times New Roman"/>
          <w:color w:val="auto"/>
          <w:sz w:val="24"/>
          <w:szCs w:val="24"/>
        </w:rPr>
      </w:pPr>
    </w:p>
    <w:p w14:paraId="3DF867E9" w14:textId="0035DC7A" w:rsidR="00F47D5F" w:rsidRDefault="00F47D5F" w:rsidP="004C39D2">
      <w:pPr>
        <w:jc w:val="both"/>
        <w:rPr>
          <w:rFonts w:ascii="Times New Roman" w:eastAsia="Times New Roman" w:hAnsi="Times New Roman" w:cs="Times New Roman"/>
          <w:color w:val="auto"/>
          <w:sz w:val="24"/>
          <w:szCs w:val="24"/>
        </w:rPr>
      </w:pPr>
    </w:p>
    <w:p w14:paraId="2D57D943" w14:textId="607A856B" w:rsidR="00F47D5F" w:rsidRDefault="00F47D5F" w:rsidP="004C39D2">
      <w:pPr>
        <w:jc w:val="both"/>
        <w:rPr>
          <w:rFonts w:ascii="Times New Roman" w:eastAsia="Times New Roman" w:hAnsi="Times New Roman" w:cs="Times New Roman"/>
          <w:color w:val="auto"/>
          <w:sz w:val="24"/>
          <w:szCs w:val="24"/>
        </w:rPr>
      </w:pPr>
    </w:p>
    <w:p w14:paraId="575D5281" w14:textId="66356125" w:rsidR="00F47D5F" w:rsidRDefault="00F47D5F" w:rsidP="004C39D2">
      <w:pPr>
        <w:jc w:val="both"/>
        <w:rPr>
          <w:rFonts w:ascii="Times New Roman" w:eastAsia="Times New Roman" w:hAnsi="Times New Roman" w:cs="Times New Roman"/>
          <w:color w:val="auto"/>
          <w:sz w:val="24"/>
          <w:szCs w:val="24"/>
        </w:rPr>
      </w:pPr>
    </w:p>
    <w:p w14:paraId="28DCAF18" w14:textId="10B068BB" w:rsidR="00F47D5F" w:rsidRDefault="00F47D5F" w:rsidP="004C39D2">
      <w:pPr>
        <w:jc w:val="both"/>
        <w:rPr>
          <w:rFonts w:ascii="Times New Roman" w:eastAsia="Times New Roman" w:hAnsi="Times New Roman" w:cs="Times New Roman"/>
          <w:color w:val="auto"/>
          <w:sz w:val="24"/>
          <w:szCs w:val="24"/>
        </w:rPr>
      </w:pPr>
    </w:p>
    <w:p w14:paraId="5AAE76EB" w14:textId="6E43AB7F" w:rsidR="00F47D5F" w:rsidRDefault="00F47D5F" w:rsidP="004C39D2">
      <w:pPr>
        <w:jc w:val="both"/>
        <w:rPr>
          <w:rFonts w:ascii="Times New Roman" w:eastAsia="Times New Roman" w:hAnsi="Times New Roman" w:cs="Times New Roman"/>
          <w:color w:val="auto"/>
          <w:sz w:val="24"/>
          <w:szCs w:val="24"/>
        </w:rPr>
      </w:pPr>
    </w:p>
    <w:p w14:paraId="35170DA4" w14:textId="4E88263A" w:rsidR="00F47D5F" w:rsidRDefault="00F47D5F" w:rsidP="004C39D2">
      <w:pPr>
        <w:jc w:val="both"/>
        <w:rPr>
          <w:rFonts w:ascii="Times New Roman" w:eastAsia="Times New Roman" w:hAnsi="Times New Roman" w:cs="Times New Roman"/>
          <w:color w:val="auto"/>
          <w:sz w:val="24"/>
          <w:szCs w:val="24"/>
        </w:rPr>
      </w:pPr>
    </w:p>
    <w:p w14:paraId="582F64E6" w14:textId="5E9D4039" w:rsidR="00F47D5F" w:rsidRDefault="00F47D5F" w:rsidP="004C39D2">
      <w:pPr>
        <w:jc w:val="both"/>
        <w:rPr>
          <w:rFonts w:ascii="Times New Roman" w:eastAsia="Times New Roman" w:hAnsi="Times New Roman" w:cs="Times New Roman"/>
          <w:color w:val="auto"/>
          <w:sz w:val="24"/>
          <w:szCs w:val="24"/>
        </w:rPr>
      </w:pPr>
    </w:p>
    <w:p w14:paraId="6DB4C8A0" w14:textId="5BFA41FD" w:rsidR="00F47D5F" w:rsidRDefault="0006493B" w:rsidP="004C39D2">
      <w:pPr>
        <w:jc w:val="both"/>
        <w:rPr>
          <w:rFonts w:ascii="Times New Roman" w:eastAsia="Times New Roman" w:hAnsi="Times New Roman" w:cs="Times New Roman"/>
          <w:color w:val="auto"/>
          <w:sz w:val="24"/>
          <w:szCs w:val="24"/>
        </w:rPr>
      </w:pPr>
      <w:r>
        <w:rPr>
          <w:rFonts w:asciiTheme="minorEastAsia" w:eastAsiaTheme="minorEastAsia" w:hAnsiTheme="minorEastAsia" w:cs="Times New Roman" w:hint="eastAsia"/>
          <w:noProof/>
          <w:color w:val="auto"/>
          <w:sz w:val="24"/>
          <w:szCs w:val="24"/>
        </w:rPr>
        <w:lastRenderedPageBreak/>
        <mc:AlternateContent>
          <mc:Choice Requires="wps">
            <w:drawing>
              <wp:anchor distT="0" distB="0" distL="114300" distR="114300" simplePos="0" relativeHeight="251745280" behindDoc="0" locked="0" layoutInCell="1" allowOverlap="1" wp14:anchorId="2AC27BE0" wp14:editId="2CBD641A">
                <wp:simplePos x="0" y="0"/>
                <wp:positionH relativeFrom="column">
                  <wp:posOffset>5976</wp:posOffset>
                </wp:positionH>
                <wp:positionV relativeFrom="paragraph">
                  <wp:posOffset>-159945</wp:posOffset>
                </wp:positionV>
                <wp:extent cx="5737412" cy="3550023"/>
                <wp:effectExtent l="0" t="0" r="15875" b="12700"/>
                <wp:wrapNone/>
                <wp:docPr id="138" name="Text Box 138"/>
                <wp:cNvGraphicFramePr/>
                <a:graphic xmlns:a="http://schemas.openxmlformats.org/drawingml/2006/main">
                  <a:graphicData uri="http://schemas.microsoft.com/office/word/2010/wordprocessingShape">
                    <wps:wsp>
                      <wps:cNvSpPr txBox="1"/>
                      <wps:spPr>
                        <a:xfrm>
                          <a:off x="0" y="0"/>
                          <a:ext cx="5737412" cy="3550023"/>
                        </a:xfrm>
                        <a:prstGeom prst="rect">
                          <a:avLst/>
                        </a:prstGeom>
                        <a:noFill/>
                        <a:ln w="12700">
                          <a:solidFill>
                            <a:srgbClr val="C00000"/>
                          </a:solidFill>
                        </a:ln>
                      </wps:spPr>
                      <wps:txbx>
                        <w:txbxContent>
                          <w:p w14:paraId="51AB9E86" w14:textId="77777777" w:rsidR="0006493B" w:rsidRDefault="00064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27BE0" id="Text Box 138" o:spid="_x0000_s1086" type="#_x0000_t202" style="position:absolute;left:0;text-align:left;margin-left:.45pt;margin-top:-12.6pt;width:451.75pt;height:27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" filled="f" strokecolor="#c00000" strokeweight="1pt">
                <v:textbox>
                  <w:txbxContent>
                    <w:p w14:paraId="51AB9E86" w14:textId="77777777" w:rsidR="0006493B" w:rsidRDefault="0006493B"/>
                  </w:txbxContent>
                </v:textbox>
              </v:shape>
            </w:pict>
          </mc:Fallback>
        </mc:AlternateContent>
      </w:r>
      <w:r w:rsidR="00F47D5F">
        <w:rPr>
          <w:rFonts w:asciiTheme="minorEastAsia" w:eastAsiaTheme="minorEastAsia" w:hAnsiTheme="minorEastAsia" w:cs="Times New Roman" w:hint="eastAsia"/>
          <w:color w:val="auto"/>
          <w:sz w:val="24"/>
          <w:szCs w:val="24"/>
        </w:rPr>
        <w:t>、</w:t>
      </w:r>
    </w:p>
    <w:p w14:paraId="0D0BDB2B" w14:textId="17032C7F" w:rsidR="00F47D5F" w:rsidRDefault="0006493B"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43232" behindDoc="0" locked="0" layoutInCell="1" allowOverlap="1" wp14:anchorId="6FCEC4B9" wp14:editId="757F0166">
                <wp:simplePos x="0" y="0"/>
                <wp:positionH relativeFrom="column">
                  <wp:posOffset>2889287</wp:posOffset>
                </wp:positionH>
                <wp:positionV relativeFrom="paragraph">
                  <wp:posOffset>-324298</wp:posOffset>
                </wp:positionV>
                <wp:extent cx="2653553" cy="3418541"/>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653553" cy="3418541"/>
                        </a:xfrm>
                        <a:prstGeom prst="rect">
                          <a:avLst/>
                        </a:prstGeom>
                        <a:solidFill>
                          <a:schemeClr val="lt1"/>
                        </a:solidFill>
                        <a:ln w="6350">
                          <a:noFill/>
                        </a:ln>
                      </wps:spPr>
                      <wps:txbx>
                        <w:txbxContent>
                          <w:p w14:paraId="6F5AFBA8" w14:textId="37B86396" w:rsidR="0006493B" w:rsidRDefault="0006493B" w:rsidP="0006493B">
                            <w:pPr>
                              <w:rPr>
                                <w:rFonts w:ascii="Times New Roman" w:hAnsi="Times New Roman" w:cs="Times New Roman"/>
                                <w:b/>
                              </w:rPr>
                            </w:pPr>
                            <w:r>
                              <w:rPr>
                                <w:rFonts w:ascii="Times New Roman" w:hAnsi="Times New Roman" w:cs="Times New Roman"/>
                                <w:b/>
                              </w:rPr>
                              <w:t>Sunday</w:t>
                            </w:r>
                          </w:p>
                          <w:p w14:paraId="1075416A" w14:textId="24C55621" w:rsidR="0006493B" w:rsidRDefault="0006493B" w:rsidP="0006493B">
                            <w:pPr>
                              <w:rPr>
                                <w:rFonts w:ascii="Times New Roman" w:hAnsi="Times New Roman" w:cs="Times New Roman"/>
                              </w:rPr>
                            </w:pPr>
                            <w:r>
                              <w:rPr>
                                <w:rFonts w:ascii="Times New Roman" w:hAnsi="Times New Roman" w:cs="Times New Roman"/>
                              </w:rPr>
                              <w:t>Nodes number:</w:t>
                            </w:r>
                            <w:r>
                              <w:rPr>
                                <w:rFonts w:ascii="Times New Roman" w:hAnsi="Times New Roman" w:cs="Times New Roman"/>
                              </w:rPr>
                              <w:t>128</w:t>
                            </w:r>
                          </w:p>
                          <w:p w14:paraId="7D5B29D7" w14:textId="2754F6E5" w:rsidR="0006493B" w:rsidRPr="00F47D5F" w:rsidRDefault="0006493B" w:rsidP="0006493B">
                            <w:pPr>
                              <w:rPr>
                                <w:rFonts w:ascii="Times New Roman" w:hAnsi="Times New Roman" w:cs="Times New Roman"/>
                              </w:rPr>
                            </w:pPr>
                            <w:r>
                              <w:rPr>
                                <w:rFonts w:ascii="Times New Roman" w:hAnsi="Times New Roman" w:cs="Times New Roman"/>
                              </w:rPr>
                              <w:t>Edges number:</w:t>
                            </w:r>
                            <w:r>
                              <w:rPr>
                                <w:rFonts w:ascii="Times New Roman" w:hAnsi="Times New Roman" w:cs="Times New Roman"/>
                              </w:rPr>
                              <w:t>72</w:t>
                            </w:r>
                          </w:p>
                          <w:p w14:paraId="2D610EFF" w14:textId="766A0BEC" w:rsidR="0006493B" w:rsidRPr="00630B0A" w:rsidRDefault="0006493B" w:rsidP="0006493B">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89</w:t>
                            </w:r>
                          </w:p>
                          <w:p w14:paraId="7F892A12" w14:textId="5AE891B3" w:rsidR="0006493B" w:rsidRDefault="0006493B" w:rsidP="0006493B">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w:t>
                            </w:r>
                            <w:r>
                              <w:rPr>
                                <w:rFonts w:ascii="Times New Roman" w:hAnsi="Times New Roman" w:cs="Times New Roman"/>
                              </w:rPr>
                              <w:t>6</w:t>
                            </w:r>
                          </w:p>
                          <w:p w14:paraId="4C1FE1C9" w14:textId="1FDC4BE7" w:rsidR="0006493B" w:rsidRDefault="0006493B" w:rsidP="0006493B">
                            <w:pPr>
                              <w:rPr>
                                <w:rFonts w:ascii="Times New Roman" w:hAnsi="Times New Roman" w:cs="Times New Roman"/>
                              </w:rPr>
                            </w:pPr>
                            <w:r>
                              <w:rPr>
                                <w:rFonts w:ascii="Times New Roman" w:hAnsi="Times New Roman" w:cs="Times New Roman"/>
                                <w:noProof/>
                              </w:rPr>
                              <w:drawing>
                                <wp:inline distT="0" distB="0" distL="0" distR="0" wp14:anchorId="6158AEAA" wp14:editId="134605C5">
                                  <wp:extent cx="2169160" cy="2032000"/>
                                  <wp:effectExtent l="152400" t="171450" r="193040" b="1778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un.PNG"/>
                                          <pic:cNvPicPr/>
                                        </pic:nvPicPr>
                                        <pic:blipFill>
                                          <a:blip r:embed="rId55">
                                            <a:extLst>
                                              <a:ext uri="{28A0092B-C50C-407E-A947-70E740481C1C}">
                                                <a14:useLocalDpi xmlns:a14="http://schemas.microsoft.com/office/drawing/2010/main" val="0"/>
                                              </a:ext>
                                            </a:extLst>
                                          </a:blip>
                                          <a:stretch>
                                            <a:fillRect/>
                                          </a:stretch>
                                        </pic:blipFill>
                                        <pic:spPr>
                                          <a:xfrm>
                                            <a:off x="0" y="0"/>
                                            <a:ext cx="2174163" cy="20366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5AF90" w14:textId="77777777" w:rsidR="0006493B" w:rsidRDefault="0006493B" w:rsidP="0006493B">
                            <w:pPr>
                              <w:rPr>
                                <w:rFonts w:ascii="Times New Roman" w:hAnsi="Times New Roman" w:cs="Times New Roman"/>
                              </w:rPr>
                            </w:pPr>
                          </w:p>
                          <w:p w14:paraId="06CD1576" w14:textId="77777777" w:rsidR="0006493B" w:rsidRDefault="0006493B" w:rsidP="0006493B">
                            <w:pPr>
                              <w:rPr>
                                <w:rFonts w:ascii="Times New Roman" w:hAnsi="Times New Roman" w:cs="Times New Roman"/>
                              </w:rPr>
                            </w:pPr>
                          </w:p>
                          <w:p w14:paraId="04BD03F2" w14:textId="77777777" w:rsidR="0006493B" w:rsidRPr="00630B0A" w:rsidRDefault="0006493B" w:rsidP="0006493B">
                            <w:pPr>
                              <w:rPr>
                                <w:rFonts w:ascii="Times New Roman" w:hAnsi="Times New Roman" w:cs="Times New Roman"/>
                              </w:rPr>
                            </w:pPr>
                          </w:p>
                          <w:p w14:paraId="624D179B" w14:textId="77777777" w:rsidR="0006493B" w:rsidRPr="00282B15" w:rsidRDefault="0006493B" w:rsidP="0006493B">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C4B9" id="Text Box 114" o:spid="_x0000_s1087" type="#_x0000_t202" style="position:absolute;left:0;text-align:left;margin-left:227.5pt;margin-top:-25.55pt;width:208.95pt;height:26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" fillcolor="white [3201]" stroked="f" strokeweight=".5pt">
                <v:textbox>
                  <w:txbxContent>
                    <w:p w14:paraId="6F5AFBA8" w14:textId="37B86396" w:rsidR="0006493B" w:rsidRDefault="0006493B" w:rsidP="0006493B">
                      <w:pPr>
                        <w:rPr>
                          <w:rFonts w:ascii="Times New Roman" w:hAnsi="Times New Roman" w:cs="Times New Roman"/>
                          <w:b/>
                        </w:rPr>
                      </w:pPr>
                      <w:r>
                        <w:rPr>
                          <w:rFonts w:ascii="Times New Roman" w:hAnsi="Times New Roman" w:cs="Times New Roman"/>
                          <w:b/>
                        </w:rPr>
                        <w:t>Sunday</w:t>
                      </w:r>
                    </w:p>
                    <w:p w14:paraId="1075416A" w14:textId="24C55621" w:rsidR="0006493B" w:rsidRDefault="0006493B" w:rsidP="0006493B">
                      <w:pPr>
                        <w:rPr>
                          <w:rFonts w:ascii="Times New Roman" w:hAnsi="Times New Roman" w:cs="Times New Roman"/>
                        </w:rPr>
                      </w:pPr>
                      <w:r>
                        <w:rPr>
                          <w:rFonts w:ascii="Times New Roman" w:hAnsi="Times New Roman" w:cs="Times New Roman"/>
                        </w:rPr>
                        <w:t>Nodes number:</w:t>
                      </w:r>
                      <w:r>
                        <w:rPr>
                          <w:rFonts w:ascii="Times New Roman" w:hAnsi="Times New Roman" w:cs="Times New Roman"/>
                        </w:rPr>
                        <w:t>128</w:t>
                      </w:r>
                    </w:p>
                    <w:p w14:paraId="7D5B29D7" w14:textId="2754F6E5" w:rsidR="0006493B" w:rsidRPr="00F47D5F" w:rsidRDefault="0006493B" w:rsidP="0006493B">
                      <w:pPr>
                        <w:rPr>
                          <w:rFonts w:ascii="Times New Roman" w:hAnsi="Times New Roman" w:cs="Times New Roman"/>
                        </w:rPr>
                      </w:pPr>
                      <w:r>
                        <w:rPr>
                          <w:rFonts w:ascii="Times New Roman" w:hAnsi="Times New Roman" w:cs="Times New Roman"/>
                        </w:rPr>
                        <w:t>Edges number:</w:t>
                      </w:r>
                      <w:r>
                        <w:rPr>
                          <w:rFonts w:ascii="Times New Roman" w:hAnsi="Times New Roman" w:cs="Times New Roman"/>
                        </w:rPr>
                        <w:t>72</w:t>
                      </w:r>
                    </w:p>
                    <w:p w14:paraId="2D610EFF" w14:textId="766A0BEC" w:rsidR="0006493B" w:rsidRPr="00630B0A" w:rsidRDefault="0006493B" w:rsidP="0006493B">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89</w:t>
                      </w:r>
                    </w:p>
                    <w:p w14:paraId="7F892A12" w14:textId="5AE891B3" w:rsidR="0006493B" w:rsidRDefault="0006493B" w:rsidP="0006493B">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w:t>
                      </w:r>
                      <w:r>
                        <w:rPr>
                          <w:rFonts w:ascii="Times New Roman" w:hAnsi="Times New Roman" w:cs="Times New Roman"/>
                        </w:rPr>
                        <w:t>6</w:t>
                      </w:r>
                    </w:p>
                    <w:p w14:paraId="4C1FE1C9" w14:textId="1FDC4BE7" w:rsidR="0006493B" w:rsidRDefault="0006493B" w:rsidP="0006493B">
                      <w:pPr>
                        <w:rPr>
                          <w:rFonts w:ascii="Times New Roman" w:hAnsi="Times New Roman" w:cs="Times New Roman"/>
                        </w:rPr>
                      </w:pPr>
                      <w:r>
                        <w:rPr>
                          <w:rFonts w:ascii="Times New Roman" w:hAnsi="Times New Roman" w:cs="Times New Roman"/>
                          <w:noProof/>
                        </w:rPr>
                        <w:drawing>
                          <wp:inline distT="0" distB="0" distL="0" distR="0" wp14:anchorId="6158AEAA" wp14:editId="134605C5">
                            <wp:extent cx="2169160" cy="2032000"/>
                            <wp:effectExtent l="152400" t="171450" r="193040" b="1778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un.PNG"/>
                                    <pic:cNvPicPr/>
                                  </pic:nvPicPr>
                                  <pic:blipFill>
                                    <a:blip r:embed="rId55">
                                      <a:extLst>
                                        <a:ext uri="{28A0092B-C50C-407E-A947-70E740481C1C}">
                                          <a14:useLocalDpi xmlns:a14="http://schemas.microsoft.com/office/drawing/2010/main" val="0"/>
                                        </a:ext>
                                      </a:extLst>
                                    </a:blip>
                                    <a:stretch>
                                      <a:fillRect/>
                                    </a:stretch>
                                  </pic:blipFill>
                                  <pic:spPr>
                                    <a:xfrm>
                                      <a:off x="0" y="0"/>
                                      <a:ext cx="2174163" cy="20366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5AF90" w14:textId="77777777" w:rsidR="0006493B" w:rsidRDefault="0006493B" w:rsidP="0006493B">
                      <w:pPr>
                        <w:rPr>
                          <w:rFonts w:ascii="Times New Roman" w:hAnsi="Times New Roman" w:cs="Times New Roman"/>
                        </w:rPr>
                      </w:pPr>
                    </w:p>
                    <w:p w14:paraId="06CD1576" w14:textId="77777777" w:rsidR="0006493B" w:rsidRDefault="0006493B" w:rsidP="0006493B">
                      <w:pPr>
                        <w:rPr>
                          <w:rFonts w:ascii="Times New Roman" w:hAnsi="Times New Roman" w:cs="Times New Roman"/>
                        </w:rPr>
                      </w:pPr>
                    </w:p>
                    <w:p w14:paraId="04BD03F2" w14:textId="77777777" w:rsidR="0006493B" w:rsidRPr="00630B0A" w:rsidRDefault="0006493B" w:rsidP="0006493B">
                      <w:pPr>
                        <w:rPr>
                          <w:rFonts w:ascii="Times New Roman" w:hAnsi="Times New Roman" w:cs="Times New Roman"/>
                        </w:rPr>
                      </w:pPr>
                    </w:p>
                    <w:p w14:paraId="624D179B" w14:textId="77777777" w:rsidR="0006493B" w:rsidRPr="00282B15" w:rsidRDefault="0006493B" w:rsidP="0006493B">
                      <w:pPr>
                        <w:rPr>
                          <w:rFonts w:ascii="Times New Roman" w:hAnsi="Times New Roman" w:cs="Times New Roman"/>
                          <w:b/>
                        </w:rPr>
                      </w:pPr>
                    </w:p>
                  </w:txbxContent>
                </v:textbox>
              </v:shape>
            </w:pict>
          </mc:Fallback>
        </mc:AlternateContent>
      </w:r>
      <w:r w:rsidR="00F47D5F">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04320" behindDoc="0" locked="0" layoutInCell="1" allowOverlap="1" wp14:anchorId="635FD243" wp14:editId="4F4B1FD4">
                <wp:simplePos x="0" y="0"/>
                <wp:positionH relativeFrom="column">
                  <wp:posOffset>65741</wp:posOffset>
                </wp:positionH>
                <wp:positionV relativeFrom="paragraph">
                  <wp:posOffset>-323215</wp:posOffset>
                </wp:positionV>
                <wp:extent cx="2653553" cy="3418541"/>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653553" cy="3418541"/>
                        </a:xfrm>
                        <a:prstGeom prst="rect">
                          <a:avLst/>
                        </a:prstGeom>
                        <a:solidFill>
                          <a:schemeClr val="lt1"/>
                        </a:solidFill>
                        <a:ln w="6350">
                          <a:noFill/>
                        </a:ln>
                      </wps:spPr>
                      <wps:txbx>
                        <w:txbxContent>
                          <w:p w14:paraId="6B72003C" w14:textId="68723F6B" w:rsidR="00F47D5F" w:rsidRDefault="00F47D5F" w:rsidP="00F47D5F">
                            <w:pPr>
                              <w:rPr>
                                <w:rFonts w:ascii="Times New Roman" w:hAnsi="Times New Roman" w:cs="Times New Roman"/>
                                <w:b/>
                              </w:rPr>
                            </w:pPr>
                            <w:r>
                              <w:rPr>
                                <w:rFonts w:ascii="Times New Roman" w:hAnsi="Times New Roman" w:cs="Times New Roman"/>
                                <w:b/>
                              </w:rPr>
                              <w:t>Saturday</w:t>
                            </w:r>
                          </w:p>
                          <w:p w14:paraId="69522373" w14:textId="05D90703" w:rsidR="00F47D5F" w:rsidRDefault="00F47D5F" w:rsidP="00F47D5F">
                            <w:pPr>
                              <w:rPr>
                                <w:rFonts w:ascii="Times New Roman" w:hAnsi="Times New Roman" w:cs="Times New Roman"/>
                              </w:rPr>
                            </w:pPr>
                            <w:r>
                              <w:rPr>
                                <w:rFonts w:ascii="Times New Roman" w:hAnsi="Times New Roman" w:cs="Times New Roman"/>
                              </w:rPr>
                              <w:t>Nodes number:</w:t>
                            </w:r>
                            <w:r>
                              <w:rPr>
                                <w:rFonts w:ascii="Times New Roman" w:hAnsi="Times New Roman" w:cs="Times New Roman"/>
                              </w:rPr>
                              <w:t>165</w:t>
                            </w:r>
                          </w:p>
                          <w:p w14:paraId="01F7D6A6" w14:textId="51F26756" w:rsidR="00F47D5F" w:rsidRPr="00F47D5F" w:rsidRDefault="00F47D5F" w:rsidP="00F47D5F">
                            <w:pPr>
                              <w:rPr>
                                <w:rFonts w:ascii="Times New Roman" w:hAnsi="Times New Roman" w:cs="Times New Roman"/>
                              </w:rPr>
                            </w:pPr>
                            <w:r>
                              <w:rPr>
                                <w:rFonts w:ascii="Times New Roman" w:hAnsi="Times New Roman" w:cs="Times New Roman"/>
                              </w:rPr>
                              <w:t>Edges number:</w:t>
                            </w:r>
                            <w:r>
                              <w:rPr>
                                <w:rFonts w:ascii="Times New Roman" w:hAnsi="Times New Roman" w:cs="Times New Roman"/>
                              </w:rPr>
                              <w:t>123</w:t>
                            </w:r>
                          </w:p>
                          <w:p w14:paraId="0F7FE98C" w14:textId="640DCF72" w:rsidR="00F47D5F" w:rsidRPr="00630B0A" w:rsidRDefault="00F47D5F" w:rsidP="00F47D5F">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97</w:t>
                            </w:r>
                          </w:p>
                          <w:p w14:paraId="392F5B21" w14:textId="47047C73" w:rsidR="00F47D5F" w:rsidRDefault="00F47D5F" w:rsidP="00F47D5F">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63</w:t>
                            </w:r>
                          </w:p>
                          <w:p w14:paraId="68C7CE76" w14:textId="11E320BB" w:rsidR="00F47D5F" w:rsidRDefault="00F47D5F" w:rsidP="00F47D5F">
                            <w:pPr>
                              <w:rPr>
                                <w:rFonts w:ascii="Times New Roman" w:hAnsi="Times New Roman" w:cs="Times New Roman"/>
                              </w:rPr>
                            </w:pPr>
                            <w:r>
                              <w:rPr>
                                <w:rFonts w:ascii="Times New Roman" w:hAnsi="Times New Roman" w:cs="Times New Roman"/>
                                <w:noProof/>
                              </w:rPr>
                              <w:drawing>
                                <wp:inline distT="0" distB="0" distL="0" distR="0" wp14:anchorId="516B70B6" wp14:editId="7EB0538A">
                                  <wp:extent cx="2144707" cy="1996141"/>
                                  <wp:effectExtent l="152400" t="171450" r="160655" b="17589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at.PNG"/>
                                          <pic:cNvPicPr/>
                                        </pic:nvPicPr>
                                        <pic:blipFill>
                                          <a:blip r:embed="rId56">
                                            <a:extLst>
                                              <a:ext uri="{28A0092B-C50C-407E-A947-70E740481C1C}">
                                                <a14:useLocalDpi xmlns:a14="http://schemas.microsoft.com/office/drawing/2010/main" val="0"/>
                                              </a:ext>
                                            </a:extLst>
                                          </a:blip>
                                          <a:stretch>
                                            <a:fillRect/>
                                          </a:stretch>
                                        </pic:blipFill>
                                        <pic:spPr>
                                          <a:xfrm>
                                            <a:off x="0" y="0"/>
                                            <a:ext cx="2155308" cy="20060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487E06" w14:textId="77777777" w:rsidR="00F47D5F" w:rsidRDefault="00F47D5F" w:rsidP="00F47D5F">
                            <w:pPr>
                              <w:rPr>
                                <w:rFonts w:ascii="Times New Roman" w:hAnsi="Times New Roman" w:cs="Times New Roman"/>
                              </w:rPr>
                            </w:pPr>
                          </w:p>
                          <w:p w14:paraId="7C17A15D" w14:textId="77777777" w:rsidR="00F47D5F" w:rsidRDefault="00F47D5F" w:rsidP="00F47D5F">
                            <w:pPr>
                              <w:rPr>
                                <w:rFonts w:ascii="Times New Roman" w:hAnsi="Times New Roman" w:cs="Times New Roman"/>
                              </w:rPr>
                            </w:pPr>
                          </w:p>
                          <w:p w14:paraId="31967049" w14:textId="77777777" w:rsidR="00F47D5F" w:rsidRPr="00630B0A" w:rsidRDefault="00F47D5F" w:rsidP="00F47D5F">
                            <w:pPr>
                              <w:rPr>
                                <w:rFonts w:ascii="Times New Roman" w:hAnsi="Times New Roman" w:cs="Times New Roman"/>
                              </w:rPr>
                            </w:pPr>
                          </w:p>
                          <w:p w14:paraId="735E71F7" w14:textId="77777777" w:rsidR="00F47D5F" w:rsidRPr="00282B15" w:rsidRDefault="00F47D5F" w:rsidP="00F47D5F">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D243" id="Text Box 110" o:spid="_x0000_s1088" type="#_x0000_t202" style="position:absolute;left:0;text-align:left;margin-left:5.2pt;margin-top:-25.45pt;width:208.95pt;height:26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" fillcolor="white [3201]" stroked="f" strokeweight=".5pt">
                <v:textbox>
                  <w:txbxContent>
                    <w:p w14:paraId="6B72003C" w14:textId="68723F6B" w:rsidR="00F47D5F" w:rsidRDefault="00F47D5F" w:rsidP="00F47D5F">
                      <w:pPr>
                        <w:rPr>
                          <w:rFonts w:ascii="Times New Roman" w:hAnsi="Times New Roman" w:cs="Times New Roman"/>
                          <w:b/>
                        </w:rPr>
                      </w:pPr>
                      <w:r>
                        <w:rPr>
                          <w:rFonts w:ascii="Times New Roman" w:hAnsi="Times New Roman" w:cs="Times New Roman"/>
                          <w:b/>
                        </w:rPr>
                        <w:t>Saturday</w:t>
                      </w:r>
                    </w:p>
                    <w:p w14:paraId="69522373" w14:textId="05D90703" w:rsidR="00F47D5F" w:rsidRDefault="00F47D5F" w:rsidP="00F47D5F">
                      <w:pPr>
                        <w:rPr>
                          <w:rFonts w:ascii="Times New Roman" w:hAnsi="Times New Roman" w:cs="Times New Roman"/>
                        </w:rPr>
                      </w:pPr>
                      <w:r>
                        <w:rPr>
                          <w:rFonts w:ascii="Times New Roman" w:hAnsi="Times New Roman" w:cs="Times New Roman"/>
                        </w:rPr>
                        <w:t>Nodes number:</w:t>
                      </w:r>
                      <w:r>
                        <w:rPr>
                          <w:rFonts w:ascii="Times New Roman" w:hAnsi="Times New Roman" w:cs="Times New Roman"/>
                        </w:rPr>
                        <w:t>165</w:t>
                      </w:r>
                    </w:p>
                    <w:p w14:paraId="01F7D6A6" w14:textId="51F26756" w:rsidR="00F47D5F" w:rsidRPr="00F47D5F" w:rsidRDefault="00F47D5F" w:rsidP="00F47D5F">
                      <w:pPr>
                        <w:rPr>
                          <w:rFonts w:ascii="Times New Roman" w:hAnsi="Times New Roman" w:cs="Times New Roman"/>
                        </w:rPr>
                      </w:pPr>
                      <w:r>
                        <w:rPr>
                          <w:rFonts w:ascii="Times New Roman" w:hAnsi="Times New Roman" w:cs="Times New Roman"/>
                        </w:rPr>
                        <w:t>Edges number:</w:t>
                      </w:r>
                      <w:r>
                        <w:rPr>
                          <w:rFonts w:ascii="Times New Roman" w:hAnsi="Times New Roman" w:cs="Times New Roman"/>
                        </w:rPr>
                        <w:t>123</w:t>
                      </w:r>
                    </w:p>
                    <w:p w14:paraId="0F7FE98C" w14:textId="640DCF72" w:rsidR="00F47D5F" w:rsidRPr="00630B0A" w:rsidRDefault="00F47D5F" w:rsidP="00F47D5F">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97</w:t>
                      </w:r>
                    </w:p>
                    <w:p w14:paraId="392F5B21" w14:textId="47047C73" w:rsidR="00F47D5F" w:rsidRDefault="00F47D5F" w:rsidP="00F47D5F">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63</w:t>
                      </w:r>
                    </w:p>
                    <w:p w14:paraId="68C7CE76" w14:textId="11E320BB" w:rsidR="00F47D5F" w:rsidRDefault="00F47D5F" w:rsidP="00F47D5F">
                      <w:pPr>
                        <w:rPr>
                          <w:rFonts w:ascii="Times New Roman" w:hAnsi="Times New Roman" w:cs="Times New Roman"/>
                        </w:rPr>
                      </w:pPr>
                      <w:r>
                        <w:rPr>
                          <w:rFonts w:ascii="Times New Roman" w:hAnsi="Times New Roman" w:cs="Times New Roman"/>
                          <w:noProof/>
                        </w:rPr>
                        <w:drawing>
                          <wp:inline distT="0" distB="0" distL="0" distR="0" wp14:anchorId="516B70B6" wp14:editId="7EB0538A">
                            <wp:extent cx="2144707" cy="1996141"/>
                            <wp:effectExtent l="152400" t="171450" r="160655" b="17589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at.PNG"/>
                                    <pic:cNvPicPr/>
                                  </pic:nvPicPr>
                                  <pic:blipFill>
                                    <a:blip r:embed="rId56">
                                      <a:extLst>
                                        <a:ext uri="{28A0092B-C50C-407E-A947-70E740481C1C}">
                                          <a14:useLocalDpi xmlns:a14="http://schemas.microsoft.com/office/drawing/2010/main" val="0"/>
                                        </a:ext>
                                      </a:extLst>
                                    </a:blip>
                                    <a:stretch>
                                      <a:fillRect/>
                                    </a:stretch>
                                  </pic:blipFill>
                                  <pic:spPr>
                                    <a:xfrm>
                                      <a:off x="0" y="0"/>
                                      <a:ext cx="2155308" cy="20060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487E06" w14:textId="77777777" w:rsidR="00F47D5F" w:rsidRDefault="00F47D5F" w:rsidP="00F47D5F">
                      <w:pPr>
                        <w:rPr>
                          <w:rFonts w:ascii="Times New Roman" w:hAnsi="Times New Roman" w:cs="Times New Roman"/>
                        </w:rPr>
                      </w:pPr>
                    </w:p>
                    <w:p w14:paraId="7C17A15D" w14:textId="77777777" w:rsidR="00F47D5F" w:rsidRDefault="00F47D5F" w:rsidP="00F47D5F">
                      <w:pPr>
                        <w:rPr>
                          <w:rFonts w:ascii="Times New Roman" w:hAnsi="Times New Roman" w:cs="Times New Roman"/>
                        </w:rPr>
                      </w:pPr>
                    </w:p>
                    <w:p w14:paraId="31967049" w14:textId="77777777" w:rsidR="00F47D5F" w:rsidRPr="00630B0A" w:rsidRDefault="00F47D5F" w:rsidP="00F47D5F">
                      <w:pPr>
                        <w:rPr>
                          <w:rFonts w:ascii="Times New Roman" w:hAnsi="Times New Roman" w:cs="Times New Roman"/>
                        </w:rPr>
                      </w:pPr>
                    </w:p>
                    <w:p w14:paraId="735E71F7" w14:textId="77777777" w:rsidR="00F47D5F" w:rsidRPr="00282B15" w:rsidRDefault="00F47D5F" w:rsidP="00F47D5F">
                      <w:pPr>
                        <w:rPr>
                          <w:rFonts w:ascii="Times New Roman" w:hAnsi="Times New Roman" w:cs="Times New Roman"/>
                          <w:b/>
                        </w:rPr>
                      </w:pPr>
                    </w:p>
                  </w:txbxContent>
                </v:textbox>
              </v:shape>
            </w:pict>
          </mc:Fallback>
        </mc:AlternateContent>
      </w:r>
    </w:p>
    <w:p w14:paraId="6EA90BA4" w14:textId="12AA273E" w:rsidR="00341E98" w:rsidRDefault="00341E98" w:rsidP="004C39D2">
      <w:pPr>
        <w:jc w:val="both"/>
        <w:rPr>
          <w:rFonts w:ascii="Times New Roman" w:eastAsia="Times New Roman" w:hAnsi="Times New Roman" w:cs="Times New Roman"/>
          <w:color w:val="auto"/>
          <w:sz w:val="24"/>
          <w:szCs w:val="24"/>
        </w:rPr>
      </w:pPr>
    </w:p>
    <w:p w14:paraId="34A71066" w14:textId="1A04E307" w:rsidR="00341E98" w:rsidRDefault="00341E98" w:rsidP="004C39D2">
      <w:pPr>
        <w:jc w:val="both"/>
        <w:rPr>
          <w:rFonts w:ascii="Times New Roman" w:eastAsia="Times New Roman" w:hAnsi="Times New Roman" w:cs="Times New Roman"/>
          <w:color w:val="auto"/>
          <w:sz w:val="24"/>
          <w:szCs w:val="24"/>
        </w:rPr>
      </w:pPr>
    </w:p>
    <w:p w14:paraId="310A4C19" w14:textId="4A414D45" w:rsidR="00341E98" w:rsidRDefault="00341E98" w:rsidP="004C39D2">
      <w:pPr>
        <w:jc w:val="both"/>
        <w:rPr>
          <w:rFonts w:ascii="Times New Roman" w:eastAsia="Times New Roman" w:hAnsi="Times New Roman" w:cs="Times New Roman"/>
          <w:color w:val="auto"/>
          <w:sz w:val="24"/>
          <w:szCs w:val="24"/>
        </w:rPr>
      </w:pPr>
    </w:p>
    <w:p w14:paraId="463E3AEA" w14:textId="3AA8CAAF" w:rsidR="00341E98" w:rsidRDefault="00341E98" w:rsidP="004C39D2">
      <w:pPr>
        <w:jc w:val="both"/>
        <w:rPr>
          <w:rFonts w:ascii="Times New Roman" w:eastAsia="Times New Roman" w:hAnsi="Times New Roman" w:cs="Times New Roman"/>
          <w:color w:val="auto"/>
          <w:sz w:val="24"/>
          <w:szCs w:val="24"/>
        </w:rPr>
      </w:pPr>
    </w:p>
    <w:p w14:paraId="78745CE9" w14:textId="0E4E391D" w:rsidR="00341E98" w:rsidRDefault="00341E98" w:rsidP="004C39D2">
      <w:pPr>
        <w:jc w:val="both"/>
        <w:rPr>
          <w:rFonts w:ascii="Times New Roman" w:eastAsia="Times New Roman" w:hAnsi="Times New Roman" w:cs="Times New Roman"/>
          <w:color w:val="auto"/>
          <w:sz w:val="24"/>
          <w:szCs w:val="24"/>
        </w:rPr>
      </w:pPr>
    </w:p>
    <w:p w14:paraId="69F1C5F4" w14:textId="30C11DDC" w:rsidR="00341E98" w:rsidRDefault="00341E98" w:rsidP="004C39D2">
      <w:pPr>
        <w:jc w:val="both"/>
        <w:rPr>
          <w:rFonts w:ascii="Times New Roman" w:eastAsia="Times New Roman" w:hAnsi="Times New Roman" w:cs="Times New Roman"/>
          <w:color w:val="auto"/>
          <w:sz w:val="24"/>
          <w:szCs w:val="24"/>
        </w:rPr>
      </w:pPr>
    </w:p>
    <w:p w14:paraId="7BA34ACD" w14:textId="075A01A0" w:rsidR="00341E98" w:rsidRDefault="00341E98" w:rsidP="004C39D2">
      <w:pPr>
        <w:jc w:val="both"/>
        <w:rPr>
          <w:rFonts w:ascii="Times New Roman" w:eastAsia="Times New Roman" w:hAnsi="Times New Roman" w:cs="Times New Roman"/>
          <w:color w:val="auto"/>
          <w:sz w:val="24"/>
          <w:szCs w:val="24"/>
        </w:rPr>
      </w:pPr>
    </w:p>
    <w:p w14:paraId="22FD140B" w14:textId="0612C07B" w:rsidR="00341E98" w:rsidRDefault="00341E98" w:rsidP="004C39D2">
      <w:pPr>
        <w:jc w:val="both"/>
        <w:rPr>
          <w:rFonts w:ascii="Times New Roman" w:eastAsia="Times New Roman" w:hAnsi="Times New Roman" w:cs="Times New Roman"/>
          <w:color w:val="auto"/>
          <w:sz w:val="24"/>
          <w:szCs w:val="24"/>
        </w:rPr>
      </w:pPr>
    </w:p>
    <w:p w14:paraId="186EDAD2" w14:textId="5AD0ADCE" w:rsidR="00341E98" w:rsidRDefault="00341E98" w:rsidP="004C39D2">
      <w:pPr>
        <w:jc w:val="both"/>
        <w:rPr>
          <w:rFonts w:ascii="Times New Roman" w:eastAsia="Times New Roman" w:hAnsi="Times New Roman" w:cs="Times New Roman"/>
          <w:color w:val="auto"/>
          <w:sz w:val="24"/>
          <w:szCs w:val="24"/>
        </w:rPr>
      </w:pPr>
    </w:p>
    <w:p w14:paraId="12A89AF8" w14:textId="694DDB7B" w:rsidR="00341E98" w:rsidRDefault="00341E98" w:rsidP="004C39D2">
      <w:pPr>
        <w:jc w:val="both"/>
        <w:rPr>
          <w:rFonts w:ascii="Times New Roman" w:eastAsia="Times New Roman" w:hAnsi="Times New Roman" w:cs="Times New Roman"/>
          <w:color w:val="auto"/>
          <w:sz w:val="24"/>
          <w:szCs w:val="24"/>
        </w:rPr>
      </w:pPr>
    </w:p>
    <w:p w14:paraId="6AE9F125" w14:textId="717CA1DE" w:rsidR="00341E98" w:rsidRDefault="00341E98" w:rsidP="004C39D2">
      <w:pPr>
        <w:jc w:val="both"/>
        <w:rPr>
          <w:rFonts w:ascii="Times New Roman" w:eastAsia="Times New Roman" w:hAnsi="Times New Roman" w:cs="Times New Roman"/>
          <w:color w:val="auto"/>
          <w:sz w:val="24"/>
          <w:szCs w:val="24"/>
        </w:rPr>
      </w:pPr>
    </w:p>
    <w:p w14:paraId="555AAFDE" w14:textId="4AE5F73D" w:rsidR="00282B15" w:rsidRDefault="00282B15" w:rsidP="004C39D2">
      <w:pPr>
        <w:jc w:val="both"/>
        <w:rPr>
          <w:rFonts w:ascii="Times New Roman" w:eastAsia="Times New Roman" w:hAnsi="Times New Roman" w:cs="Times New Roman"/>
          <w:color w:val="auto"/>
          <w:sz w:val="24"/>
          <w:szCs w:val="24"/>
        </w:rPr>
      </w:pPr>
    </w:p>
    <w:p w14:paraId="734AC73C" w14:textId="68E2CC7B" w:rsidR="00282B15" w:rsidRDefault="00282B15" w:rsidP="004C39D2">
      <w:pPr>
        <w:jc w:val="both"/>
        <w:rPr>
          <w:rFonts w:ascii="Times New Roman" w:eastAsia="Times New Roman" w:hAnsi="Times New Roman" w:cs="Times New Roman"/>
          <w:color w:val="auto"/>
          <w:sz w:val="24"/>
          <w:szCs w:val="24"/>
        </w:rPr>
      </w:pPr>
    </w:p>
    <w:p w14:paraId="5FCB67D1" w14:textId="77777777" w:rsidR="00282B15" w:rsidRPr="00341E98" w:rsidRDefault="00282B15" w:rsidP="004C39D2">
      <w:pPr>
        <w:jc w:val="both"/>
        <w:rPr>
          <w:rFonts w:ascii="Times New Roman" w:eastAsia="Times New Roman" w:hAnsi="Times New Roman" w:cs="Times New Roman"/>
          <w:color w:val="auto"/>
          <w:sz w:val="24"/>
          <w:szCs w:val="24"/>
        </w:rPr>
      </w:pPr>
    </w:p>
    <w:p w14:paraId="40958A7B" w14:textId="547D33C4" w:rsidR="00CB5B5B" w:rsidRDefault="00CB5B5B" w:rsidP="004C39D2">
      <w:pPr>
        <w:jc w:val="both"/>
        <w:rPr>
          <w:rFonts w:ascii="Times New Roman" w:eastAsia="Times New Roman" w:hAnsi="Times New Roman" w:cs="Times New Roman"/>
          <w:color w:val="auto"/>
          <w:sz w:val="24"/>
          <w:szCs w:val="24"/>
        </w:rPr>
      </w:pPr>
    </w:p>
    <w:p w14:paraId="6237D804" w14:textId="4BD63A2E" w:rsidR="00D55040" w:rsidRDefault="00D55040" w:rsidP="004C39D2">
      <w:pPr>
        <w:jc w:val="both"/>
        <w:rPr>
          <w:rFonts w:ascii="Times New Roman" w:eastAsia="Times New Roman" w:hAnsi="Times New Roman" w:cs="Times New Roman"/>
          <w:color w:val="auto"/>
          <w:sz w:val="24"/>
          <w:szCs w:val="24"/>
        </w:rPr>
      </w:pPr>
    </w:p>
    <w:p w14:paraId="7F484862" w14:textId="6E71C4ED" w:rsidR="005B7E6E" w:rsidRPr="00341E98" w:rsidRDefault="005B7E6E" w:rsidP="005B7E6E">
      <w:pPr>
        <w:pStyle w:val="NormalWeb"/>
        <w:spacing w:before="0" w:beforeAutospacing="0" w:after="0" w:afterAutospacing="0"/>
        <w:jc w:val="center"/>
      </w:pPr>
      <w:r>
        <w:rPr>
          <w:b/>
        </w:rPr>
        <w:t>Figure 19</w:t>
      </w:r>
      <w:r w:rsidRPr="00341E98">
        <w:rPr>
          <w:b/>
        </w:rPr>
        <w:t xml:space="preserve">. </w:t>
      </w:r>
      <w:r>
        <w:t xml:space="preserve">Clusters of developer-developer graph on </w:t>
      </w:r>
      <w:r>
        <w:t>different days of week</w:t>
      </w:r>
    </w:p>
    <w:p w14:paraId="7482C250" w14:textId="657F1F45" w:rsidR="00D55040" w:rsidRDefault="00D55040" w:rsidP="004C39D2">
      <w:pPr>
        <w:jc w:val="both"/>
        <w:rPr>
          <w:rFonts w:ascii="Times New Roman" w:eastAsia="Times New Roman" w:hAnsi="Times New Roman" w:cs="Times New Roman"/>
          <w:color w:val="auto"/>
          <w:sz w:val="24"/>
          <w:szCs w:val="24"/>
        </w:rPr>
      </w:pPr>
    </w:p>
    <w:p w14:paraId="58DF7C5F" w14:textId="40D12090" w:rsidR="00D55040" w:rsidRDefault="00D55040" w:rsidP="004C39D2">
      <w:pPr>
        <w:jc w:val="both"/>
        <w:rPr>
          <w:rFonts w:ascii="Times New Roman" w:eastAsia="Times New Roman" w:hAnsi="Times New Roman" w:cs="Times New Roman"/>
          <w:color w:val="auto"/>
          <w:sz w:val="24"/>
          <w:szCs w:val="24"/>
        </w:rPr>
      </w:pPr>
    </w:p>
    <w:p w14:paraId="31DB0529" w14:textId="3A61CF5C" w:rsidR="00D55040" w:rsidRDefault="00D55040" w:rsidP="004C39D2">
      <w:pPr>
        <w:jc w:val="both"/>
        <w:rPr>
          <w:rFonts w:ascii="Times New Roman" w:eastAsia="Times New Roman" w:hAnsi="Times New Roman" w:cs="Times New Roman"/>
          <w:color w:val="auto"/>
          <w:sz w:val="24"/>
          <w:szCs w:val="24"/>
        </w:rPr>
      </w:pPr>
    </w:p>
    <w:p w14:paraId="555CD19D" w14:textId="62076BC5" w:rsidR="00D55040" w:rsidRDefault="00D55040" w:rsidP="004C39D2">
      <w:pPr>
        <w:jc w:val="both"/>
        <w:rPr>
          <w:rFonts w:ascii="Times New Roman" w:eastAsia="Times New Roman" w:hAnsi="Times New Roman" w:cs="Times New Roman"/>
          <w:color w:val="auto"/>
          <w:sz w:val="24"/>
          <w:szCs w:val="24"/>
        </w:rPr>
      </w:pPr>
    </w:p>
    <w:p w14:paraId="51BE4D17" w14:textId="2ED148DF" w:rsidR="005B7E6E" w:rsidRDefault="005B7E6E" w:rsidP="004C39D2">
      <w:pPr>
        <w:jc w:val="both"/>
        <w:rPr>
          <w:rFonts w:ascii="Times New Roman" w:eastAsia="Times New Roman" w:hAnsi="Times New Roman" w:cs="Times New Roman"/>
          <w:color w:val="auto"/>
          <w:sz w:val="24"/>
          <w:szCs w:val="24"/>
        </w:rPr>
      </w:pPr>
    </w:p>
    <w:p w14:paraId="2DE5533A" w14:textId="5AFBCEFB" w:rsidR="005B7E6E" w:rsidRDefault="005B7E6E" w:rsidP="004C39D2">
      <w:pPr>
        <w:jc w:val="both"/>
        <w:rPr>
          <w:rFonts w:ascii="Times New Roman" w:eastAsia="Times New Roman" w:hAnsi="Times New Roman" w:cs="Times New Roman"/>
          <w:color w:val="auto"/>
          <w:sz w:val="24"/>
          <w:szCs w:val="24"/>
        </w:rPr>
      </w:pPr>
    </w:p>
    <w:p w14:paraId="0940574B" w14:textId="3EB81BF6" w:rsidR="005B7E6E" w:rsidRDefault="005B7E6E" w:rsidP="004C39D2">
      <w:pPr>
        <w:jc w:val="both"/>
        <w:rPr>
          <w:rFonts w:ascii="Times New Roman" w:eastAsia="Times New Roman" w:hAnsi="Times New Roman" w:cs="Times New Roman"/>
          <w:color w:val="auto"/>
          <w:sz w:val="24"/>
          <w:szCs w:val="24"/>
        </w:rPr>
      </w:pPr>
    </w:p>
    <w:p w14:paraId="38158A07" w14:textId="180DBCDD" w:rsidR="005B7E6E" w:rsidRDefault="005B7E6E" w:rsidP="004C39D2">
      <w:pPr>
        <w:jc w:val="both"/>
        <w:rPr>
          <w:rFonts w:ascii="Times New Roman" w:eastAsia="Times New Roman" w:hAnsi="Times New Roman" w:cs="Times New Roman"/>
          <w:color w:val="auto"/>
          <w:sz w:val="24"/>
          <w:szCs w:val="24"/>
        </w:rPr>
      </w:pPr>
    </w:p>
    <w:p w14:paraId="5BD79942" w14:textId="77777777" w:rsidR="00D55040" w:rsidRPr="00341E98" w:rsidRDefault="00D55040" w:rsidP="004C39D2">
      <w:pPr>
        <w:jc w:val="both"/>
        <w:rPr>
          <w:rFonts w:ascii="Times New Roman" w:eastAsia="Times New Roman" w:hAnsi="Times New Roman" w:cs="Times New Roman"/>
          <w:color w:val="auto"/>
          <w:sz w:val="24"/>
          <w:szCs w:val="24"/>
        </w:rPr>
      </w:pPr>
    </w:p>
    <w:p w14:paraId="43EE747D" w14:textId="77777777" w:rsidR="00E755DB" w:rsidRPr="00341E98" w:rsidRDefault="00CA7C96" w:rsidP="00BB4588">
      <w:pPr>
        <w:pStyle w:val="Heading1"/>
        <w:numPr>
          <w:ilvl w:val="0"/>
          <w:numId w:val="32"/>
        </w:numPr>
        <w:jc w:val="both"/>
        <w:rPr>
          <w:color w:val="auto"/>
        </w:rPr>
      </w:pPr>
      <w:r w:rsidRPr="00341E98">
        <w:rPr>
          <w:color w:val="auto"/>
        </w:rPr>
        <w:t xml:space="preserve">Discussion </w:t>
      </w:r>
      <w:r w:rsidR="00E755DB" w:rsidRPr="00341E98">
        <w:rPr>
          <w:color w:val="auto"/>
        </w:rPr>
        <w:t xml:space="preserve">and </w:t>
      </w:r>
      <w:r w:rsidRPr="00341E98">
        <w:rPr>
          <w:color w:val="auto"/>
        </w:rPr>
        <w:t>concluding remarks</w:t>
      </w:r>
    </w:p>
    <w:p w14:paraId="2DF7B727" w14:textId="77777777" w:rsidR="00E755DB" w:rsidRPr="00341E98" w:rsidRDefault="00E755DB" w:rsidP="00E755DB">
      <w:pPr>
        <w:rPr>
          <w:color w:val="auto"/>
        </w:rPr>
      </w:pPr>
    </w:p>
    <w:p w14:paraId="133A218C" w14:textId="1FE52613" w:rsidR="00985BBD" w:rsidRPr="00341E98" w:rsidDel="005648E7" w:rsidRDefault="00985BBD" w:rsidP="00646F23">
      <w:pPr>
        <w:jc w:val="both"/>
        <w:rPr>
          <w:del w:id="38" w:author="Evangelos Katsamakas" w:date="2017-07-17T16:22:00Z"/>
          <w:color w:val="auto"/>
        </w:rPr>
      </w:pPr>
    </w:p>
    <w:p w14:paraId="443BC0EA" w14:textId="4354367C" w:rsidR="005648E7" w:rsidRPr="00341E98" w:rsidRDefault="005648E7" w:rsidP="005648E7">
      <w:pPr>
        <w:pStyle w:val="NormalWeb"/>
        <w:spacing w:before="0" w:beforeAutospacing="0" w:after="0" w:afterAutospacing="0"/>
        <w:jc w:val="both"/>
        <w:rPr>
          <w:ins w:id="39" w:author="Evangelos Katsamakas" w:date="2017-07-17T16:22:00Z"/>
        </w:rPr>
      </w:pPr>
      <w:ins w:id="40" w:author="Evangelos Katsamakas" w:date="2017-07-17T16:22:00Z">
        <w:r w:rsidRPr="00341E98">
          <w:t xml:space="preserve">Network data science is the use of data science methods, tools and algorithms in the modeling and analysis of network (graph) data. We demonstrated how a network data science approach can help companies gain rich insights about employee effort, contribution, and collaboration. </w:t>
        </w:r>
      </w:ins>
      <w:ins w:id="41" w:author="Evangelos Katsamakas" w:date="2017-07-17T16:23:00Z">
        <w:r w:rsidRPr="00341E98">
          <w:t xml:space="preserve">These insights are useful </w:t>
        </w:r>
        <w:proofErr w:type="gramStart"/>
        <w:r w:rsidRPr="00341E98">
          <w:t>in order to</w:t>
        </w:r>
        <w:proofErr w:type="gramEnd"/>
        <w:r w:rsidRPr="00341E98">
          <w:t xml:space="preserve"> optimize</w:t>
        </w:r>
        <w:bookmarkStart w:id="42" w:name="_GoBack"/>
        <w:bookmarkEnd w:id="42"/>
        <w:r w:rsidRPr="00341E98">
          <w:t xml:space="preserve"> work patterns and productivity in organizations.</w:t>
        </w:r>
      </w:ins>
    </w:p>
    <w:p w14:paraId="5FE932AF" w14:textId="15FC9294" w:rsidR="0093782B" w:rsidRPr="00341E98" w:rsidRDefault="00F17D45" w:rsidP="00072C7C">
      <w:pPr>
        <w:pStyle w:val="Heading1"/>
        <w:jc w:val="both"/>
        <w:rPr>
          <w:ins w:id="43" w:author="Evangelos Katsamakas" w:date="2017-07-17T16:26:00Z"/>
          <w:b w:val="0"/>
          <w:color w:val="auto"/>
          <w:sz w:val="24"/>
          <w:szCs w:val="24"/>
        </w:rPr>
      </w:pPr>
      <w:del w:id="44" w:author="Evangelos Katsamakas" w:date="2017-07-17T16:26:00Z">
        <w:r w:rsidRPr="00341E98" w:rsidDel="00072C7C">
          <w:rPr>
            <w:b w:val="0"/>
            <w:color w:val="auto"/>
            <w:sz w:val="24"/>
            <w:szCs w:val="24"/>
          </w:rPr>
          <w:lastRenderedPageBreak/>
          <w:delText>A</w:delText>
        </w:r>
      </w:del>
      <w:ins w:id="45" w:author="Evangelos Katsamakas" w:date="2017-07-17T16:26:00Z">
        <w:r w:rsidR="00072C7C" w:rsidRPr="00341E98">
          <w:rPr>
            <w:b w:val="0"/>
            <w:color w:val="auto"/>
            <w:sz w:val="24"/>
            <w:szCs w:val="24"/>
          </w:rPr>
          <w:t>A</w:t>
        </w:r>
      </w:ins>
      <w:r w:rsidRPr="00341E98">
        <w:rPr>
          <w:b w:val="0"/>
          <w:color w:val="auto"/>
          <w:sz w:val="24"/>
          <w:szCs w:val="24"/>
        </w:rPr>
        <w:t xml:space="preserve"> study of the proprietary software development</w:t>
      </w:r>
      <w:r w:rsidR="00E755DB" w:rsidRPr="00341E98">
        <w:rPr>
          <w:b w:val="0"/>
          <w:color w:val="auto"/>
          <w:sz w:val="24"/>
          <w:szCs w:val="24"/>
        </w:rPr>
        <w:t xml:space="preserve"> </w:t>
      </w:r>
      <w:r w:rsidRPr="00341E98">
        <w:rPr>
          <w:b w:val="0"/>
          <w:color w:val="auto"/>
          <w:sz w:val="24"/>
          <w:szCs w:val="24"/>
        </w:rPr>
        <w:t xml:space="preserve">was started </w:t>
      </w:r>
      <w:r w:rsidR="00646F23" w:rsidRPr="00341E98">
        <w:rPr>
          <w:b w:val="0"/>
          <w:color w:val="auto"/>
          <w:sz w:val="24"/>
          <w:szCs w:val="24"/>
        </w:rPr>
        <w:t>with</w:t>
      </w:r>
      <w:r w:rsidRPr="00341E98">
        <w:rPr>
          <w:b w:val="0"/>
          <w:color w:val="auto"/>
          <w:sz w:val="24"/>
          <w:szCs w:val="24"/>
        </w:rPr>
        <w:t xml:space="preserve"> constructing weighted graphs. Afterwards</w:t>
      </w:r>
      <w:r w:rsidRPr="00341E98">
        <w:rPr>
          <w:rFonts w:hint="eastAsia"/>
          <w:b w:val="0"/>
          <w:color w:val="auto"/>
          <w:sz w:val="24"/>
          <w:szCs w:val="24"/>
        </w:rPr>
        <w:t xml:space="preserve">, </w:t>
      </w:r>
      <w:r w:rsidRPr="00341E98">
        <w:rPr>
          <w:b w:val="0"/>
          <w:color w:val="auto"/>
          <w:sz w:val="24"/>
          <w:szCs w:val="24"/>
        </w:rPr>
        <w:t xml:space="preserve">initial insights about developers’ role (managers or engineers), productivity and individual influence were achieved through analyzing network properties. Finally, implications about </w:t>
      </w:r>
      <w:r w:rsidR="00646F23" w:rsidRPr="00341E98">
        <w:rPr>
          <w:b w:val="0"/>
          <w:color w:val="auto"/>
          <w:sz w:val="24"/>
          <w:szCs w:val="24"/>
        </w:rPr>
        <w:t>software development</w:t>
      </w:r>
      <w:r w:rsidRPr="00341E98">
        <w:rPr>
          <w:b w:val="0"/>
          <w:color w:val="auto"/>
          <w:sz w:val="24"/>
          <w:szCs w:val="24"/>
        </w:rPr>
        <w:t xml:space="preserve"> cohesion and culture were </w:t>
      </w:r>
      <w:r w:rsidR="00646F23" w:rsidRPr="00341E98">
        <w:rPr>
          <w:b w:val="0"/>
          <w:color w:val="auto"/>
          <w:sz w:val="24"/>
          <w:szCs w:val="24"/>
        </w:rPr>
        <w:t>developed through implementation of cluster analysis as well as a comparison between constructed networks and complex systems.</w:t>
      </w:r>
    </w:p>
    <w:p w14:paraId="158FF2BD" w14:textId="77777777" w:rsidR="00072C7C" w:rsidRPr="00341E98" w:rsidRDefault="00072C7C">
      <w:pPr>
        <w:rPr>
          <w:ins w:id="46" w:author="Evangelos Katsamakas" w:date="2017-07-17T16:27:00Z"/>
          <w:color w:val="auto"/>
          <w:sz w:val="24"/>
          <w:szCs w:val="24"/>
        </w:rPr>
        <w:pPrChange w:id="47" w:author="Evangelos Katsamakas" w:date="2017-07-17T16:26:00Z">
          <w:pPr>
            <w:pStyle w:val="Heading1"/>
            <w:jc w:val="both"/>
          </w:pPr>
        </w:pPrChange>
      </w:pPr>
    </w:p>
    <w:p w14:paraId="2DAC7425" w14:textId="0F240A97" w:rsidR="00072C7C" w:rsidRPr="00341E98" w:rsidRDefault="00072C7C">
      <w:pPr>
        <w:rPr>
          <w:ins w:id="48" w:author="Evangelos Katsamakas" w:date="2017-07-17T16:26:00Z"/>
          <w:b/>
          <w:color w:val="auto"/>
          <w:sz w:val="24"/>
          <w:szCs w:val="24"/>
          <w:rPrChange w:id="49" w:author="Evangelos Katsamakas" w:date="2017-07-17T16:27:00Z">
            <w:rPr>
              <w:ins w:id="50" w:author="Evangelos Katsamakas" w:date="2017-07-17T16:26:00Z"/>
              <w:b w:val="0"/>
              <w:sz w:val="24"/>
              <w:szCs w:val="24"/>
            </w:rPr>
          </w:rPrChange>
        </w:rPr>
        <w:pPrChange w:id="51" w:author="Evangelos Katsamakas" w:date="2017-07-17T16:26:00Z">
          <w:pPr>
            <w:pStyle w:val="Heading1"/>
            <w:jc w:val="both"/>
          </w:pPr>
        </w:pPrChange>
      </w:pPr>
      <w:ins w:id="52" w:author="Evangelos Katsamakas" w:date="2017-07-17T16:27:00Z">
        <w:r w:rsidRPr="00341E98">
          <w:rPr>
            <w:rFonts w:ascii="Times New Roman" w:hAnsi="Times New Roman" w:cs="Times New Roman"/>
            <w:color w:val="auto"/>
            <w:sz w:val="24"/>
            <w:szCs w:val="24"/>
          </w:rPr>
          <w:t xml:space="preserve">In addition to the analysis of network data, we proposed a recommender system that managers could consult to </w:t>
        </w:r>
      </w:ins>
      <w:ins w:id="53" w:author="Evangelos Katsamakas" w:date="2017-07-17T16:29:00Z">
        <w:r w:rsidRPr="00341E98">
          <w:rPr>
            <w:rFonts w:ascii="Times New Roman" w:hAnsi="Times New Roman" w:cs="Times New Roman"/>
            <w:color w:val="auto"/>
            <w:sz w:val="24"/>
            <w:szCs w:val="24"/>
          </w:rPr>
          <w:t>assign</w:t>
        </w:r>
      </w:ins>
      <w:ins w:id="54" w:author="Evangelos Katsamakas" w:date="2017-07-17T16:27:00Z">
        <w:r w:rsidRPr="00341E98">
          <w:rPr>
            <w:rFonts w:ascii="Times New Roman" w:hAnsi="Times New Roman" w:cs="Times New Roman"/>
            <w:color w:val="auto"/>
            <w:sz w:val="24"/>
            <w:szCs w:val="24"/>
          </w:rPr>
          <w:t xml:space="preserve"> </w:t>
        </w:r>
      </w:ins>
      <w:ins w:id="55" w:author="Evangelos Katsamakas" w:date="2017-07-17T16:29:00Z">
        <w:r w:rsidRPr="00341E98">
          <w:rPr>
            <w:rFonts w:ascii="Times New Roman" w:hAnsi="Times New Roman" w:cs="Times New Roman"/>
            <w:color w:val="auto"/>
            <w:sz w:val="24"/>
            <w:szCs w:val="24"/>
          </w:rPr>
          <w:t>employees to projects…</w:t>
        </w:r>
      </w:ins>
    </w:p>
    <w:p w14:paraId="0526B7D3" w14:textId="14BD4819" w:rsidR="00072C7C" w:rsidRPr="00341E98" w:rsidDel="00072C7C" w:rsidRDefault="00072C7C">
      <w:pPr>
        <w:rPr>
          <w:del w:id="56" w:author="Evangelos Katsamakas" w:date="2017-07-17T16:26:00Z"/>
          <w:b/>
          <w:color w:val="auto"/>
          <w:rPrChange w:id="57" w:author="Evangelos Katsamakas" w:date="2017-07-17T16:25:00Z">
            <w:rPr>
              <w:del w:id="58" w:author="Evangelos Katsamakas" w:date="2017-07-17T16:26:00Z"/>
              <w:b w:val="0"/>
              <w:sz w:val="24"/>
              <w:szCs w:val="24"/>
            </w:rPr>
          </w:rPrChange>
        </w:rPr>
        <w:pPrChange w:id="59" w:author="Evangelos Katsamakas" w:date="2017-07-17T16:25:00Z">
          <w:pPr>
            <w:pStyle w:val="Heading1"/>
            <w:jc w:val="both"/>
          </w:pPr>
        </w:pPrChange>
      </w:pPr>
    </w:p>
    <w:p w14:paraId="1825142D" w14:textId="0C356553" w:rsidR="00646F23" w:rsidRPr="00341E98" w:rsidRDefault="00E755DB" w:rsidP="00646F23">
      <w:pPr>
        <w:pStyle w:val="Heading1"/>
        <w:jc w:val="both"/>
        <w:rPr>
          <w:ins w:id="60" w:author="Evangelos Katsamakas" w:date="2017-07-17T16:30:00Z"/>
          <w:b w:val="0"/>
          <w:color w:val="auto"/>
          <w:sz w:val="24"/>
          <w:szCs w:val="24"/>
        </w:rPr>
      </w:pPr>
      <w:del w:id="61" w:author="Evangelos Katsamakas" w:date="2017-07-17T16:24:00Z">
        <w:r w:rsidRPr="00341E98" w:rsidDel="005648E7">
          <w:rPr>
            <w:b w:val="0"/>
            <w:color w:val="auto"/>
            <w:sz w:val="24"/>
            <w:szCs w:val="24"/>
          </w:rPr>
          <w:delText>Several assumptions and limitations are present in the study.</w:delText>
        </w:r>
        <w:r w:rsidR="00646F23" w:rsidRPr="00341E98" w:rsidDel="005648E7">
          <w:rPr>
            <w:b w:val="0"/>
            <w:color w:val="auto"/>
            <w:sz w:val="24"/>
            <w:szCs w:val="24"/>
          </w:rPr>
          <w:delText xml:space="preserve"> For example, the</w:delText>
        </w:r>
      </w:del>
      <w:ins w:id="62" w:author="Evangelos Katsamakas" w:date="2017-07-17T16:24:00Z">
        <w:r w:rsidR="005648E7" w:rsidRPr="00341E98">
          <w:rPr>
            <w:b w:val="0"/>
            <w:color w:val="auto"/>
            <w:sz w:val="24"/>
            <w:szCs w:val="24"/>
          </w:rPr>
          <w:t>In addition to the</w:t>
        </w:r>
      </w:ins>
      <w:r w:rsidR="00646F23" w:rsidRPr="00341E98">
        <w:rPr>
          <w:b w:val="0"/>
          <w:color w:val="auto"/>
          <w:sz w:val="24"/>
          <w:szCs w:val="24"/>
        </w:rPr>
        <w:t xml:space="preserve"> </w:t>
      </w:r>
      <w:r w:rsidRPr="00341E98">
        <w:rPr>
          <w:b w:val="0"/>
          <w:color w:val="auto"/>
          <w:sz w:val="24"/>
          <w:szCs w:val="24"/>
        </w:rPr>
        <w:t>ana</w:t>
      </w:r>
      <w:r w:rsidR="00646F23" w:rsidRPr="00341E98">
        <w:rPr>
          <w:b w:val="0"/>
          <w:color w:val="auto"/>
          <w:sz w:val="24"/>
          <w:szCs w:val="24"/>
        </w:rPr>
        <w:t xml:space="preserve">lysis </w:t>
      </w:r>
      <w:ins w:id="63" w:author="Evangelos Katsamakas" w:date="2017-07-17T16:24:00Z">
        <w:r w:rsidR="005648E7" w:rsidRPr="00341E98">
          <w:rPr>
            <w:b w:val="0"/>
            <w:color w:val="auto"/>
            <w:sz w:val="24"/>
            <w:szCs w:val="24"/>
          </w:rPr>
          <w:t>of</w:t>
        </w:r>
      </w:ins>
      <w:del w:id="64" w:author="Evangelos Katsamakas" w:date="2017-07-17T16:24:00Z">
        <w:r w:rsidR="00646F23" w:rsidRPr="00341E98" w:rsidDel="005648E7">
          <w:rPr>
            <w:b w:val="0"/>
            <w:color w:val="auto"/>
            <w:sz w:val="24"/>
            <w:szCs w:val="24"/>
          </w:rPr>
          <w:delText>only looked at</w:delText>
        </w:r>
      </w:del>
      <w:r w:rsidR="00646F23" w:rsidRPr="00341E98">
        <w:rPr>
          <w:b w:val="0"/>
          <w:color w:val="auto"/>
          <w:sz w:val="24"/>
          <w:szCs w:val="24"/>
        </w:rPr>
        <w:t xml:space="preserve"> a snapshot or aggregated version of the software development </w:t>
      </w:r>
      <w:r w:rsidRPr="00341E98">
        <w:rPr>
          <w:b w:val="0"/>
          <w:color w:val="auto"/>
          <w:sz w:val="24"/>
          <w:szCs w:val="24"/>
        </w:rPr>
        <w:t xml:space="preserve">network at </w:t>
      </w:r>
      <w:r w:rsidR="00646F23" w:rsidRPr="00341E98">
        <w:rPr>
          <w:b w:val="0"/>
          <w:color w:val="auto"/>
          <w:sz w:val="24"/>
          <w:szCs w:val="24"/>
        </w:rPr>
        <w:t xml:space="preserve">this </w:t>
      </w:r>
      <w:proofErr w:type="gramStart"/>
      <w:r w:rsidR="00646F23" w:rsidRPr="00341E98">
        <w:rPr>
          <w:b w:val="0"/>
          <w:color w:val="auto"/>
          <w:sz w:val="24"/>
          <w:szCs w:val="24"/>
        </w:rPr>
        <w:t>particular company</w:t>
      </w:r>
      <w:proofErr w:type="gramEnd"/>
      <w:ins w:id="65" w:author="Evangelos Katsamakas" w:date="2017-07-17T16:25:00Z">
        <w:r w:rsidR="005648E7" w:rsidRPr="00341E98">
          <w:rPr>
            <w:b w:val="0"/>
            <w:color w:val="auto"/>
            <w:sz w:val="24"/>
            <w:szCs w:val="24"/>
          </w:rPr>
          <w:t>, we did</w:t>
        </w:r>
      </w:ins>
      <w:del w:id="66" w:author="Evangelos Katsamakas" w:date="2017-07-17T16:25:00Z">
        <w:r w:rsidRPr="00341E98" w:rsidDel="005648E7">
          <w:rPr>
            <w:b w:val="0"/>
            <w:color w:val="auto"/>
            <w:sz w:val="24"/>
            <w:szCs w:val="24"/>
          </w:rPr>
          <w:delText>.</w:delText>
        </w:r>
      </w:del>
      <w:r w:rsidRPr="00341E98">
        <w:rPr>
          <w:b w:val="0"/>
          <w:color w:val="auto"/>
          <w:sz w:val="24"/>
          <w:szCs w:val="24"/>
        </w:rPr>
        <w:t xml:space="preserve"> </w:t>
      </w:r>
      <w:ins w:id="67" w:author="Evangelos Katsamakas" w:date="2017-07-17T16:25:00Z">
        <w:r w:rsidR="005648E7" w:rsidRPr="00341E98">
          <w:rPr>
            <w:b w:val="0"/>
            <w:color w:val="auto"/>
            <w:sz w:val="24"/>
            <w:szCs w:val="24"/>
          </w:rPr>
          <w:t>a</w:t>
        </w:r>
      </w:ins>
      <w:del w:id="68" w:author="Evangelos Katsamakas" w:date="2017-07-17T16:25:00Z">
        <w:r w:rsidR="00646F23" w:rsidRPr="00341E98" w:rsidDel="005648E7">
          <w:rPr>
            <w:b w:val="0"/>
            <w:color w:val="auto"/>
            <w:sz w:val="24"/>
            <w:szCs w:val="24"/>
          </w:rPr>
          <w:delText>A</w:delText>
        </w:r>
      </w:del>
      <w:r w:rsidR="00646F23" w:rsidRPr="00341E98">
        <w:rPr>
          <w:b w:val="0"/>
          <w:color w:val="auto"/>
          <w:sz w:val="24"/>
          <w:szCs w:val="24"/>
        </w:rPr>
        <w:t xml:space="preserve"> </w:t>
      </w:r>
      <w:r w:rsidRPr="00341E98">
        <w:rPr>
          <w:b w:val="0"/>
          <w:color w:val="auto"/>
          <w:sz w:val="24"/>
          <w:szCs w:val="24"/>
        </w:rPr>
        <w:t>longitudinal and dynamic analysis</w:t>
      </w:r>
      <w:ins w:id="69" w:author="Evangelos Katsamakas" w:date="2017-07-17T16:25:00Z">
        <w:r w:rsidR="005648E7" w:rsidRPr="00341E98">
          <w:rPr>
            <w:b w:val="0"/>
            <w:color w:val="auto"/>
            <w:sz w:val="24"/>
            <w:szCs w:val="24"/>
          </w:rPr>
          <w:t xml:space="preserve">. </w:t>
        </w:r>
      </w:ins>
      <w:del w:id="70" w:author="Evangelos Katsamakas" w:date="2017-07-17T16:25:00Z">
        <w:r w:rsidRPr="00341E98" w:rsidDel="005648E7">
          <w:rPr>
            <w:b w:val="0"/>
            <w:color w:val="auto"/>
            <w:sz w:val="24"/>
            <w:szCs w:val="24"/>
          </w:rPr>
          <w:delText xml:space="preserve"> </w:delText>
        </w:r>
        <w:r w:rsidR="00646F23" w:rsidRPr="00341E98" w:rsidDel="005648E7">
          <w:rPr>
            <w:b w:val="0"/>
            <w:color w:val="auto"/>
            <w:sz w:val="24"/>
            <w:szCs w:val="24"/>
          </w:rPr>
          <w:delText xml:space="preserve">in the future </w:delText>
        </w:r>
        <w:r w:rsidRPr="00341E98" w:rsidDel="005648E7">
          <w:rPr>
            <w:b w:val="0"/>
            <w:color w:val="auto"/>
            <w:sz w:val="24"/>
            <w:szCs w:val="24"/>
          </w:rPr>
          <w:delText>ma</w:delText>
        </w:r>
      </w:del>
      <w:ins w:id="71" w:author="Evangelos Katsamakas" w:date="2017-07-17T16:25:00Z">
        <w:r w:rsidR="005648E7" w:rsidRPr="00341E98">
          <w:rPr>
            <w:b w:val="0"/>
            <w:color w:val="auto"/>
            <w:sz w:val="24"/>
            <w:szCs w:val="24"/>
          </w:rPr>
          <w:t xml:space="preserve">This </w:t>
        </w:r>
      </w:ins>
      <w:del w:id="72" w:author="Evangelos Katsamakas" w:date="2017-07-17T16:25:00Z">
        <w:r w:rsidRPr="00341E98" w:rsidDel="005648E7">
          <w:rPr>
            <w:b w:val="0"/>
            <w:color w:val="auto"/>
            <w:sz w:val="24"/>
            <w:szCs w:val="24"/>
          </w:rPr>
          <w:delText xml:space="preserve">y </w:delText>
        </w:r>
      </w:del>
      <w:r w:rsidRPr="00341E98">
        <w:rPr>
          <w:b w:val="0"/>
          <w:color w:val="auto"/>
          <w:sz w:val="24"/>
          <w:szCs w:val="24"/>
        </w:rPr>
        <w:t>provide</w:t>
      </w:r>
      <w:ins w:id="73" w:author="Evangelos Katsamakas" w:date="2017-07-17T16:25:00Z">
        <w:r w:rsidR="005648E7" w:rsidRPr="00341E98">
          <w:rPr>
            <w:b w:val="0"/>
            <w:color w:val="auto"/>
            <w:sz w:val="24"/>
            <w:szCs w:val="24"/>
          </w:rPr>
          <w:t>s</w:t>
        </w:r>
      </w:ins>
      <w:r w:rsidRPr="00341E98">
        <w:rPr>
          <w:b w:val="0"/>
          <w:color w:val="auto"/>
          <w:sz w:val="24"/>
          <w:szCs w:val="24"/>
        </w:rPr>
        <w:t xml:space="preserve"> better understanding of how node att</w:t>
      </w:r>
      <w:r w:rsidR="00646F23" w:rsidRPr="00341E98">
        <w:rPr>
          <w:b w:val="0"/>
          <w:color w:val="auto"/>
          <w:sz w:val="24"/>
          <w:szCs w:val="24"/>
        </w:rPr>
        <w:t>ach and detach from the network (developers dropping off or initiating projects), and thus lead to a more thorough understanding of developers’ working pattern.</w:t>
      </w:r>
      <w:r w:rsidRPr="00341E98">
        <w:rPr>
          <w:b w:val="0"/>
          <w:color w:val="auto"/>
          <w:sz w:val="24"/>
          <w:szCs w:val="24"/>
        </w:rPr>
        <w:t xml:space="preserve"> </w:t>
      </w:r>
    </w:p>
    <w:p w14:paraId="4F13871D" w14:textId="77777777" w:rsidR="00AF0A6C" w:rsidRPr="00341E98" w:rsidRDefault="00AF0A6C">
      <w:pPr>
        <w:rPr>
          <w:ins w:id="74" w:author="Evangelos Katsamakas" w:date="2017-07-17T16:30:00Z"/>
          <w:color w:val="auto"/>
        </w:rPr>
        <w:pPrChange w:id="75" w:author="Evangelos Katsamakas" w:date="2017-07-17T16:30:00Z">
          <w:pPr>
            <w:pStyle w:val="Heading1"/>
            <w:jc w:val="both"/>
          </w:pPr>
        </w:pPrChange>
      </w:pPr>
    </w:p>
    <w:p w14:paraId="3B3348D7" w14:textId="005492D5" w:rsidR="00AF0A6C" w:rsidRPr="00341E98" w:rsidRDefault="00836ABA">
      <w:pPr>
        <w:rPr>
          <w:b/>
          <w:color w:val="auto"/>
          <w:sz w:val="24"/>
          <w:szCs w:val="24"/>
          <w:rPrChange w:id="76" w:author="Evangelos Katsamakas" w:date="2017-07-17T16:30:00Z">
            <w:rPr>
              <w:b w:val="0"/>
              <w:sz w:val="24"/>
              <w:szCs w:val="24"/>
            </w:rPr>
          </w:rPrChange>
        </w:rPr>
        <w:pPrChange w:id="77" w:author="Evangelos Katsamakas" w:date="2017-07-17T16:30:00Z">
          <w:pPr>
            <w:pStyle w:val="Heading1"/>
            <w:jc w:val="both"/>
          </w:pPr>
        </w:pPrChange>
      </w:pPr>
      <w:ins w:id="78" w:author="Evangelos Katsamakas" w:date="2017-07-17T16:39:00Z">
        <w:r w:rsidRPr="00341E98">
          <w:rPr>
            <w:rFonts w:ascii="Times New Roman" w:hAnsi="Times New Roman" w:cs="Times New Roman"/>
            <w:color w:val="auto"/>
            <w:sz w:val="24"/>
            <w:szCs w:val="24"/>
          </w:rPr>
          <w:t xml:space="preserve">There are many opportunities for future research to extend the methodology proposed in this paper. </w:t>
        </w:r>
      </w:ins>
      <w:ins w:id="79" w:author="Evangelos Katsamakas" w:date="2017-07-17T16:40:00Z">
        <w:r w:rsidRPr="00341E98">
          <w:rPr>
            <w:rFonts w:ascii="Times New Roman" w:hAnsi="Times New Roman" w:cs="Times New Roman"/>
            <w:color w:val="auto"/>
            <w:sz w:val="24"/>
            <w:szCs w:val="24"/>
          </w:rPr>
          <w:t>…</w:t>
        </w:r>
      </w:ins>
    </w:p>
    <w:p w14:paraId="6183BD9D" w14:textId="77777777" w:rsidR="006A38DE" w:rsidRPr="00341E98" w:rsidRDefault="006A38DE" w:rsidP="00024B08">
      <w:pPr>
        <w:pStyle w:val="Heading1"/>
        <w:rPr>
          <w:b w:val="0"/>
          <w:color w:val="auto"/>
          <w:sz w:val="24"/>
          <w:szCs w:val="24"/>
        </w:rPr>
      </w:pPr>
      <w:r w:rsidRPr="00341E98">
        <w:rPr>
          <w:color w:val="auto"/>
        </w:rPr>
        <w:t>References</w:t>
      </w:r>
    </w:p>
    <w:p w14:paraId="249F6BEF" w14:textId="77777777" w:rsidR="00DF1761" w:rsidRPr="00341E98" w:rsidRDefault="00DF1761" w:rsidP="00DF1761">
      <w:pPr>
        <w:pStyle w:val="NormalWeb"/>
        <w:spacing w:before="0" w:beforeAutospacing="0" w:after="0" w:afterAutospacing="0"/>
        <w:jc w:val="both"/>
      </w:pPr>
      <w:bookmarkStart w:id="80" w:name="_Hlk488152118"/>
      <w:r w:rsidRPr="00341E98">
        <w:t xml:space="preserve">Albert R., </w:t>
      </w:r>
      <w:proofErr w:type="spellStart"/>
      <w:r w:rsidRPr="00341E98">
        <w:t>Barabasi</w:t>
      </w:r>
      <w:proofErr w:type="spellEnd"/>
      <w:r w:rsidRPr="00341E98">
        <w:t xml:space="preserve"> A.-L. 2002. Statistical mechanics of complex networks. Rev. Mod. Phys. 74: 47–97.</w:t>
      </w:r>
    </w:p>
    <w:p w14:paraId="12FC6DCB" w14:textId="77777777" w:rsidR="00DF1761" w:rsidRPr="00341E98" w:rsidRDefault="00DF1761" w:rsidP="00DF1761">
      <w:pPr>
        <w:pStyle w:val="NormalWeb"/>
        <w:spacing w:before="0" w:beforeAutospacing="0" w:after="0" w:afterAutospacing="0"/>
        <w:jc w:val="both"/>
      </w:pPr>
    </w:p>
    <w:p w14:paraId="790CC089" w14:textId="02EFD069" w:rsidR="00DF1761" w:rsidRPr="00341E98" w:rsidRDefault="00DF1761" w:rsidP="00DF1761">
      <w:pPr>
        <w:pStyle w:val="NormalWeb"/>
        <w:spacing w:before="0" w:beforeAutospacing="0" w:after="0" w:afterAutospacing="0"/>
        <w:jc w:val="both"/>
      </w:pPr>
      <w:r w:rsidRPr="00341E98">
        <w:t>Ball, B., Karrer B., and Newman M. E. J. 2011. An efficient and principled method for detecting communities in networks. Phys. Rev. E 84, 036103.</w:t>
      </w:r>
    </w:p>
    <w:p w14:paraId="451AEC4A" w14:textId="6B9B96AA" w:rsidR="00135060" w:rsidRPr="00341E98" w:rsidRDefault="00135060" w:rsidP="00DF1761">
      <w:pPr>
        <w:pStyle w:val="NormalWeb"/>
        <w:spacing w:before="0" w:beforeAutospacing="0" w:after="0" w:afterAutospacing="0"/>
        <w:jc w:val="both"/>
      </w:pPr>
    </w:p>
    <w:p w14:paraId="4AEFDE2F" w14:textId="272EDA50" w:rsidR="00135060" w:rsidRPr="00341E98" w:rsidRDefault="00135060" w:rsidP="00DF1761">
      <w:pPr>
        <w:pStyle w:val="NormalWeb"/>
        <w:spacing w:before="0" w:beforeAutospacing="0" w:after="0" w:afterAutospacing="0"/>
        <w:jc w:val="both"/>
      </w:pPr>
      <w:proofErr w:type="spellStart"/>
      <w:r w:rsidRPr="00341E98">
        <w:t>Blondel</w:t>
      </w:r>
      <w:proofErr w:type="spellEnd"/>
      <w:r w:rsidRPr="00341E98">
        <w:t xml:space="preserve"> Vincent D., Guillaume Jean-Loup, </w:t>
      </w:r>
      <w:proofErr w:type="spellStart"/>
      <w:r w:rsidRPr="00341E98">
        <w:t>Lambiotte</w:t>
      </w:r>
      <w:proofErr w:type="spellEnd"/>
      <w:r w:rsidRPr="00341E98">
        <w:t xml:space="preserve"> R., Lefebvre E. 2008. Fast unfolding of communities in large networks. </w:t>
      </w:r>
      <w:hyperlink r:id="rId57" w:history="1">
        <w:r w:rsidRPr="00341E98">
          <w:t>arXiv:0803.0476</w:t>
        </w:r>
      </w:hyperlink>
      <w:r w:rsidRPr="00341E98">
        <w:t> [</w:t>
      </w:r>
      <w:proofErr w:type="spellStart"/>
      <w:r w:rsidRPr="00341E98">
        <w:t>physics.soc-ph</w:t>
      </w:r>
      <w:proofErr w:type="spellEnd"/>
      <w:r w:rsidRPr="00341E98">
        <w:t>].</w:t>
      </w:r>
    </w:p>
    <w:p w14:paraId="79434605" w14:textId="4E44F6B1" w:rsidR="00DF1761" w:rsidRPr="00341E98" w:rsidRDefault="00DF1761" w:rsidP="00DF1761">
      <w:pPr>
        <w:pStyle w:val="NormalWeb"/>
        <w:spacing w:before="0" w:beforeAutospacing="0" w:after="0" w:afterAutospacing="0"/>
        <w:jc w:val="both"/>
      </w:pPr>
    </w:p>
    <w:p w14:paraId="215059A1" w14:textId="77777777" w:rsidR="00135060" w:rsidRPr="00341E98" w:rsidRDefault="00135060" w:rsidP="00135060">
      <w:pPr>
        <w:pStyle w:val="NormalWeb"/>
        <w:spacing w:before="0" w:beforeAutospacing="0" w:after="0" w:afterAutospacing="0"/>
        <w:jc w:val="both"/>
      </w:pPr>
      <w:r w:rsidRPr="00341E98">
        <w:t xml:space="preserve">Breese J.S., Heckerman D., and </w:t>
      </w:r>
      <w:proofErr w:type="spellStart"/>
      <w:r w:rsidRPr="00341E98">
        <w:t>Kadie</w:t>
      </w:r>
      <w:proofErr w:type="spellEnd"/>
      <w:r w:rsidRPr="00341E98">
        <w:t xml:space="preserve"> C. 1998. Empirical analysis of predictive algorithms for collaborative filtering. In Proceedings of the Fourteenth Conference on Uncertainty in </w:t>
      </w:r>
      <w:proofErr w:type="spellStart"/>
      <w:r w:rsidRPr="00341E98">
        <w:t>Artifical</w:t>
      </w:r>
      <w:proofErr w:type="spellEnd"/>
      <w:r w:rsidRPr="00341E98">
        <w:t xml:space="preserve"> Intelligence.</w:t>
      </w:r>
    </w:p>
    <w:p w14:paraId="46B8C303" w14:textId="77777777" w:rsidR="00135060" w:rsidRPr="00341E98" w:rsidRDefault="00135060" w:rsidP="00DF1761">
      <w:pPr>
        <w:pStyle w:val="NormalWeb"/>
        <w:spacing w:before="0" w:beforeAutospacing="0" w:after="0" w:afterAutospacing="0"/>
        <w:jc w:val="both"/>
      </w:pPr>
    </w:p>
    <w:p w14:paraId="4D600196" w14:textId="00B0C5CE" w:rsidR="00386FFB" w:rsidRPr="00341E98" w:rsidRDefault="00DF1761" w:rsidP="00DF1761">
      <w:pPr>
        <w:pStyle w:val="NormalWeb"/>
        <w:spacing w:before="0" w:beforeAutospacing="0" w:after="0" w:afterAutospacing="0"/>
        <w:jc w:val="both"/>
      </w:pPr>
      <w:r w:rsidRPr="00341E98">
        <w:t xml:space="preserve">Brian Karrer, and Newman M. E. J. 2011. Stochastic </w:t>
      </w:r>
      <w:proofErr w:type="spellStart"/>
      <w:r w:rsidRPr="00341E98">
        <w:t>Blockmodels</w:t>
      </w:r>
      <w:proofErr w:type="spellEnd"/>
      <w:r w:rsidRPr="00341E98">
        <w:t xml:space="preserve"> and Community Structure in Networks. Physical Review E 83, no. 1 (2011): 016107</w:t>
      </w:r>
    </w:p>
    <w:p w14:paraId="146E032B" w14:textId="77777777" w:rsidR="00DF1761" w:rsidRPr="00341E98" w:rsidRDefault="00DF1761" w:rsidP="00DF1761">
      <w:pPr>
        <w:pStyle w:val="NormalWeb"/>
        <w:spacing w:before="0" w:beforeAutospacing="0" w:after="0" w:afterAutospacing="0"/>
        <w:jc w:val="both"/>
      </w:pPr>
    </w:p>
    <w:p w14:paraId="5B7C4FF4" w14:textId="77777777" w:rsidR="00DF1761" w:rsidRPr="00341E98" w:rsidRDefault="00DF1761" w:rsidP="00DF1761">
      <w:pPr>
        <w:pStyle w:val="NormalWeb"/>
        <w:spacing w:before="0" w:beforeAutospacing="0" w:after="0" w:afterAutospacing="0"/>
        <w:jc w:val="both"/>
      </w:pPr>
      <w:r w:rsidRPr="00341E98">
        <w:t xml:space="preserve">Chakraborty T., Kumar S., </w:t>
      </w:r>
      <w:proofErr w:type="spellStart"/>
      <w:r w:rsidRPr="00341E98">
        <w:t>Ganguly</w:t>
      </w:r>
      <w:proofErr w:type="spellEnd"/>
      <w:r w:rsidRPr="00341E98">
        <w:t xml:space="preserve"> N., Mukherjee A., </w:t>
      </w:r>
      <w:proofErr w:type="spellStart"/>
      <w:r w:rsidRPr="00341E98">
        <w:t>Bhowmick</w:t>
      </w:r>
      <w:proofErr w:type="spellEnd"/>
      <w:r w:rsidRPr="00341E98">
        <w:t xml:space="preserve"> S. 2016, </w:t>
      </w:r>
      <w:proofErr w:type="spellStart"/>
      <w:r w:rsidRPr="00341E98">
        <w:t>GenPerm</w:t>
      </w:r>
      <w:proofErr w:type="spellEnd"/>
      <w:r w:rsidRPr="00341E98">
        <w:t>: A Unified Method for Detecting Non-overlapping and Overlapping Communities. preprint arXiv:1604.03512.</w:t>
      </w:r>
    </w:p>
    <w:p w14:paraId="4B141A7B" w14:textId="77777777" w:rsidR="00DF1761" w:rsidRPr="00341E98" w:rsidRDefault="00DF1761" w:rsidP="00DF1761">
      <w:pPr>
        <w:pStyle w:val="NormalWeb"/>
        <w:spacing w:before="0" w:beforeAutospacing="0" w:after="0" w:afterAutospacing="0"/>
        <w:jc w:val="both"/>
      </w:pPr>
    </w:p>
    <w:p w14:paraId="5D48CE87" w14:textId="7663A47C" w:rsidR="00DF1761" w:rsidRPr="00341E98" w:rsidRDefault="00DF1761" w:rsidP="00DF1761">
      <w:pPr>
        <w:pStyle w:val="NormalWeb"/>
        <w:spacing w:before="0" w:beforeAutospacing="0" w:after="0" w:afterAutospacing="0"/>
        <w:jc w:val="both"/>
      </w:pPr>
      <w:proofErr w:type="spellStart"/>
      <w:r w:rsidRPr="00341E98">
        <w:t>Clauset</w:t>
      </w:r>
      <w:proofErr w:type="spellEnd"/>
      <w:r w:rsidRPr="00341E98">
        <w:t xml:space="preserve">, A., </w:t>
      </w:r>
      <w:proofErr w:type="spellStart"/>
      <w:r w:rsidRPr="00341E98">
        <w:t>Shalizi</w:t>
      </w:r>
      <w:proofErr w:type="spellEnd"/>
      <w:r w:rsidRPr="00341E98">
        <w:t xml:space="preserve">, C. R., Newman, M. E. J. 2009. Power-Law Distributions in Empirical Data. </w:t>
      </w:r>
      <w:r w:rsidR="0050336D" w:rsidRPr="00341E98">
        <w:t>SIAM Review 51(4):661-703, 2009.</w:t>
      </w:r>
    </w:p>
    <w:p w14:paraId="67AA1278" w14:textId="402387CD" w:rsidR="001C25B8" w:rsidRPr="00341E98" w:rsidRDefault="001C25B8" w:rsidP="00DF1761">
      <w:pPr>
        <w:pStyle w:val="NormalWeb"/>
        <w:spacing w:before="0" w:beforeAutospacing="0" w:after="0" w:afterAutospacing="0"/>
        <w:jc w:val="both"/>
      </w:pPr>
    </w:p>
    <w:p w14:paraId="2E1DA661" w14:textId="21BDDF9A" w:rsidR="001C25B8" w:rsidRPr="00341E98" w:rsidRDefault="001C25B8" w:rsidP="00DF1761">
      <w:pPr>
        <w:pStyle w:val="NormalWeb"/>
        <w:spacing w:before="0" w:beforeAutospacing="0" w:after="0" w:afterAutospacing="0"/>
        <w:jc w:val="both"/>
      </w:pPr>
      <w:proofErr w:type="spellStart"/>
      <w:r w:rsidRPr="00341E98">
        <w:t>Clauset</w:t>
      </w:r>
      <w:proofErr w:type="spellEnd"/>
      <w:r w:rsidRPr="00341E98">
        <w:t xml:space="preserve"> A., Moore C., Newman M. E. J. 2008. Hierarchical structure and the prediction of missing links in networks. Nature 453, 98-101 (2008), DOI: 10.1038/nature06830</w:t>
      </w:r>
    </w:p>
    <w:p w14:paraId="26E9DFA5" w14:textId="6E9F75AE" w:rsidR="00386FFB" w:rsidRPr="00341E98" w:rsidRDefault="00386FFB" w:rsidP="00DF1761">
      <w:pPr>
        <w:pStyle w:val="NormalWeb"/>
        <w:spacing w:before="0" w:beforeAutospacing="0" w:after="0" w:afterAutospacing="0"/>
        <w:jc w:val="both"/>
      </w:pPr>
    </w:p>
    <w:p w14:paraId="4D27F5D2" w14:textId="4E041D6E" w:rsidR="00DF1761" w:rsidRPr="00341E98" w:rsidRDefault="00386FFB" w:rsidP="00386FFB">
      <w:pPr>
        <w:pStyle w:val="NormalWeb"/>
        <w:spacing w:before="0" w:beforeAutospacing="0" w:after="0" w:afterAutospacing="0"/>
        <w:jc w:val="both"/>
      </w:pPr>
      <w:proofErr w:type="spellStart"/>
      <w:r w:rsidRPr="00341E98">
        <w:t>Csárdi</w:t>
      </w:r>
      <w:proofErr w:type="spellEnd"/>
      <w:r w:rsidRPr="00341E98">
        <w:t xml:space="preserve"> G. et al 2017. Network Analysis and Visualization. http://igraph.org</w:t>
      </w:r>
    </w:p>
    <w:p w14:paraId="62D27FFB" w14:textId="3DDA9F51" w:rsidR="00135060" w:rsidRPr="00341E98" w:rsidRDefault="00135060" w:rsidP="00135060">
      <w:pPr>
        <w:pStyle w:val="NormalWeb"/>
        <w:jc w:val="both"/>
      </w:pPr>
      <w:r w:rsidRPr="00341E98">
        <w:t xml:space="preserve">Das A., </w:t>
      </w:r>
      <w:proofErr w:type="spellStart"/>
      <w:r w:rsidRPr="00341E98">
        <w:t>Datar</w:t>
      </w:r>
      <w:proofErr w:type="spellEnd"/>
      <w:r w:rsidRPr="00341E98">
        <w:t xml:space="preserve"> M., Garg A., and Rajaram S. 2007. Google News Personalization: Scalable Online Collaborative Filtering. International World Wide Web Conference, Proceedings of the 16th international conference on World Wide Web</w:t>
      </w:r>
    </w:p>
    <w:p w14:paraId="110E5EE5" w14:textId="21F779AF" w:rsidR="00DF1761" w:rsidRPr="00341E98" w:rsidRDefault="00DF1761" w:rsidP="00DF1761">
      <w:pPr>
        <w:shd w:val="clear" w:color="auto" w:fill="FFFFFF"/>
        <w:spacing w:line="240" w:lineRule="auto"/>
        <w:jc w:val="both"/>
        <w:rPr>
          <w:rFonts w:ascii="Times New Roman" w:eastAsia="Times New Roman" w:hAnsi="Times New Roman" w:cs="Times New Roman"/>
          <w:color w:val="auto"/>
          <w:sz w:val="24"/>
          <w:szCs w:val="24"/>
        </w:rPr>
      </w:pPr>
      <w:proofErr w:type="spellStart"/>
      <w:r w:rsidRPr="00341E98">
        <w:rPr>
          <w:rFonts w:ascii="Times New Roman" w:eastAsia="Times New Roman" w:hAnsi="Times New Roman" w:cs="Times New Roman"/>
          <w:color w:val="auto"/>
          <w:sz w:val="24"/>
          <w:szCs w:val="24"/>
        </w:rPr>
        <w:t>Doreian</w:t>
      </w:r>
      <w:proofErr w:type="spellEnd"/>
      <w:r w:rsidRPr="00341E98">
        <w:rPr>
          <w:rFonts w:ascii="Times New Roman" w:eastAsia="Times New Roman" w:hAnsi="Times New Roman" w:cs="Times New Roman"/>
          <w:color w:val="auto"/>
          <w:sz w:val="24"/>
          <w:szCs w:val="24"/>
        </w:rPr>
        <w:t>, P., and Stokman, F.N. (Eds.) 1997. Evolution of Social Networks. Amsterdam: Gordon and Breach.</w:t>
      </w:r>
    </w:p>
    <w:p w14:paraId="2E03F30F" w14:textId="63BA71A1" w:rsidR="00135060" w:rsidRPr="00341E98" w:rsidRDefault="00135060" w:rsidP="00DF1761">
      <w:pPr>
        <w:shd w:val="clear" w:color="auto" w:fill="FFFFFF"/>
        <w:spacing w:line="240" w:lineRule="auto"/>
        <w:jc w:val="both"/>
        <w:rPr>
          <w:rFonts w:ascii="Times New Roman" w:eastAsia="Times New Roman" w:hAnsi="Times New Roman" w:cs="Times New Roman"/>
          <w:color w:val="auto"/>
          <w:sz w:val="24"/>
          <w:szCs w:val="24"/>
        </w:rPr>
      </w:pPr>
    </w:p>
    <w:p w14:paraId="02A6175E" w14:textId="04F2DA89" w:rsidR="00135060" w:rsidRPr="00341E98" w:rsidRDefault="00135060" w:rsidP="00135060">
      <w:pPr>
        <w:pStyle w:val="NormalWeb"/>
        <w:jc w:val="both"/>
      </w:pPr>
      <w:r w:rsidRPr="00341E98">
        <w:t>Fan Y., Li M., Zhang P., Wu J., Di Z. 2007. The effect of weight on community structure of networks. PHYSICA A 378 (2007) 583–590</w:t>
      </w:r>
    </w:p>
    <w:p w14:paraId="73B67170" w14:textId="400F5784" w:rsidR="00295786" w:rsidRPr="00341E98" w:rsidRDefault="00295786" w:rsidP="00135060">
      <w:pPr>
        <w:pStyle w:val="NormalWeb"/>
        <w:jc w:val="both"/>
      </w:pPr>
      <w:r w:rsidRPr="00341E98">
        <w:t>Fortunato, S., Barthelemy, M. 2007. Resolution Limit in Community Detection. PNAS 104, 36- 41.</w:t>
      </w:r>
    </w:p>
    <w:p w14:paraId="5C4EB23C" w14:textId="1D990665" w:rsidR="00135060" w:rsidRPr="00341E98" w:rsidRDefault="00135060" w:rsidP="00135060">
      <w:pPr>
        <w:pStyle w:val="NormalWeb"/>
        <w:jc w:val="both"/>
      </w:pPr>
      <w:r w:rsidRPr="00341E98">
        <w:t xml:space="preserve">Fortunato S. 2010. Community detection in graphs. Phys. Rep. 486 (3–5): 75–174. </w:t>
      </w:r>
    </w:p>
    <w:p w14:paraId="12971BD9" w14:textId="79179F33" w:rsidR="00135060" w:rsidRPr="00341E98" w:rsidRDefault="00BF6C55" w:rsidP="00135060">
      <w:pPr>
        <w:rPr>
          <w:rFonts w:ascii="Times New Roman" w:eastAsia="Times New Roman" w:hAnsi="Times New Roman" w:cs="Times New Roman"/>
          <w:color w:val="auto"/>
          <w:sz w:val="24"/>
          <w:szCs w:val="24"/>
        </w:rPr>
      </w:pPr>
      <w:hyperlink r:id="rId58" w:history="1">
        <w:r w:rsidR="00135060" w:rsidRPr="00341E98">
          <w:rPr>
            <w:rFonts w:ascii="Times New Roman" w:eastAsia="Times New Roman" w:hAnsi="Times New Roman" w:cs="Times New Roman"/>
            <w:color w:val="auto"/>
            <w:sz w:val="24"/>
            <w:szCs w:val="24"/>
          </w:rPr>
          <w:t>Fortunato</w:t>
        </w:r>
      </w:hyperlink>
      <w:r w:rsidR="00135060" w:rsidRPr="00341E98">
        <w:rPr>
          <w:rFonts w:ascii="Times New Roman" w:eastAsia="Times New Roman" w:hAnsi="Times New Roman" w:cs="Times New Roman"/>
          <w:color w:val="auto"/>
          <w:sz w:val="24"/>
          <w:szCs w:val="24"/>
        </w:rPr>
        <w:t xml:space="preserve"> S., </w:t>
      </w:r>
      <w:proofErr w:type="spellStart"/>
      <w:r>
        <w:fldChar w:fldCharType="begin"/>
      </w:r>
      <w:r>
        <w:instrText xml:space="preserve"> HYPERLINK "https://arxiv.org/find/physics/1/au:+Hric_D/0/1/0/all/0/1" </w:instrText>
      </w:r>
      <w:r>
        <w:fldChar w:fldCharType="separate"/>
      </w:r>
      <w:r w:rsidR="00135060" w:rsidRPr="00341E98">
        <w:rPr>
          <w:rFonts w:ascii="Times New Roman" w:eastAsia="Times New Roman" w:hAnsi="Times New Roman" w:cs="Times New Roman"/>
          <w:color w:val="auto"/>
          <w:sz w:val="24"/>
          <w:szCs w:val="24"/>
        </w:rPr>
        <w:t>Hric</w:t>
      </w:r>
      <w:proofErr w:type="spellEnd"/>
      <w:r>
        <w:rPr>
          <w:rFonts w:ascii="Times New Roman" w:eastAsia="Times New Roman" w:hAnsi="Times New Roman" w:cs="Times New Roman"/>
          <w:color w:val="auto"/>
          <w:sz w:val="24"/>
          <w:szCs w:val="24"/>
        </w:rPr>
        <w:fldChar w:fldCharType="end"/>
      </w:r>
      <w:r w:rsidR="00135060" w:rsidRPr="00341E98">
        <w:rPr>
          <w:rFonts w:ascii="Times New Roman" w:eastAsia="Times New Roman" w:hAnsi="Times New Roman" w:cs="Times New Roman"/>
          <w:color w:val="auto"/>
          <w:sz w:val="24"/>
          <w:szCs w:val="24"/>
        </w:rPr>
        <w:t xml:space="preserve"> D. 2016. Community detection in networks: A user guide. arXiv:1608.00163 [</w:t>
      </w:r>
      <w:proofErr w:type="spellStart"/>
      <w:r w:rsidR="00135060" w:rsidRPr="00341E98">
        <w:rPr>
          <w:rFonts w:ascii="Times New Roman" w:eastAsia="Times New Roman" w:hAnsi="Times New Roman" w:cs="Times New Roman"/>
          <w:color w:val="auto"/>
          <w:sz w:val="24"/>
          <w:szCs w:val="24"/>
        </w:rPr>
        <w:t>physics.soc-ph</w:t>
      </w:r>
      <w:proofErr w:type="spellEnd"/>
      <w:r w:rsidR="00135060" w:rsidRPr="00341E98">
        <w:rPr>
          <w:rFonts w:ascii="Times New Roman" w:eastAsia="Times New Roman" w:hAnsi="Times New Roman" w:cs="Times New Roman"/>
          <w:color w:val="auto"/>
          <w:sz w:val="24"/>
          <w:szCs w:val="24"/>
        </w:rPr>
        <w:t>]</w:t>
      </w:r>
    </w:p>
    <w:p w14:paraId="1A4360D7" w14:textId="3777F39E" w:rsidR="00BC65F2" w:rsidRPr="00341E98" w:rsidRDefault="00BC65F2" w:rsidP="00135060">
      <w:pPr>
        <w:rPr>
          <w:rFonts w:ascii="Times New Roman" w:eastAsia="Times New Roman" w:hAnsi="Times New Roman" w:cs="Times New Roman"/>
          <w:color w:val="auto"/>
          <w:sz w:val="24"/>
          <w:szCs w:val="24"/>
        </w:rPr>
      </w:pPr>
    </w:p>
    <w:p w14:paraId="0FC9C52D" w14:textId="43EF39C7" w:rsidR="00BC65F2" w:rsidRPr="00341E98" w:rsidRDefault="00BC65F2" w:rsidP="00135060">
      <w:pPr>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Freeman, Linton 1977. A set of measures of centrality based on betweenness. </w:t>
      </w:r>
      <w:proofErr w:type="spellStart"/>
      <w:r w:rsidRPr="00341E98">
        <w:rPr>
          <w:rFonts w:ascii="Times New Roman" w:eastAsia="Times New Roman" w:hAnsi="Times New Roman" w:cs="Times New Roman"/>
          <w:color w:val="auto"/>
          <w:sz w:val="24"/>
          <w:szCs w:val="24"/>
        </w:rPr>
        <w:t>Sociometry</w:t>
      </w:r>
      <w:proofErr w:type="spellEnd"/>
      <w:r w:rsidRPr="00341E98">
        <w:rPr>
          <w:rFonts w:ascii="Times New Roman" w:eastAsia="Times New Roman" w:hAnsi="Times New Roman" w:cs="Times New Roman"/>
          <w:color w:val="auto"/>
          <w:sz w:val="24"/>
          <w:szCs w:val="24"/>
        </w:rPr>
        <w:t>. 40: 35–41.</w:t>
      </w:r>
    </w:p>
    <w:p w14:paraId="2C90AC4F" w14:textId="77777777" w:rsidR="00D61153" w:rsidRPr="00341E98" w:rsidRDefault="00D61153" w:rsidP="00135060">
      <w:pPr>
        <w:pStyle w:val="NormalWeb"/>
        <w:spacing w:before="0" w:beforeAutospacing="0" w:after="0" w:afterAutospacing="0"/>
        <w:jc w:val="both"/>
      </w:pPr>
    </w:p>
    <w:p w14:paraId="69325D85" w14:textId="209C7066" w:rsidR="00135060" w:rsidRPr="00341E98" w:rsidRDefault="00135060" w:rsidP="00135060">
      <w:pPr>
        <w:pStyle w:val="NormalWeb"/>
        <w:spacing w:before="0" w:beforeAutospacing="0" w:after="0" w:afterAutospacing="0"/>
        <w:jc w:val="both"/>
      </w:pPr>
      <w:r w:rsidRPr="00341E98">
        <w:t>Girvan M., Newman M. E. J. 2002. Community structure in social and biological networks. Proc. Natl. Acad. Sci. USA. 99 (12): 7821–7826.</w:t>
      </w:r>
    </w:p>
    <w:p w14:paraId="02086F22" w14:textId="77777777" w:rsidR="00135060" w:rsidRPr="00341E98" w:rsidRDefault="00135060" w:rsidP="00135060">
      <w:pPr>
        <w:rPr>
          <w:rFonts w:ascii="Times New Roman" w:eastAsia="Times New Roman" w:hAnsi="Times New Roman" w:cs="Times New Roman"/>
          <w:color w:val="auto"/>
          <w:sz w:val="24"/>
          <w:szCs w:val="24"/>
        </w:rPr>
      </w:pPr>
    </w:p>
    <w:p w14:paraId="6DC2484F" w14:textId="77777777" w:rsidR="00DF1761" w:rsidRPr="00341E98" w:rsidRDefault="00DF1761" w:rsidP="00DF1761">
      <w:pPr>
        <w:pStyle w:val="NormalWeb"/>
        <w:spacing w:before="0" w:beforeAutospacing="0" w:after="0" w:afterAutospacing="0"/>
        <w:jc w:val="both"/>
      </w:pPr>
      <w:r w:rsidRPr="00341E98">
        <w:t xml:space="preserve">Guillaume, J., </w:t>
      </w:r>
      <w:proofErr w:type="spellStart"/>
      <w:r w:rsidRPr="00341E98">
        <w:t>Latapy</w:t>
      </w:r>
      <w:proofErr w:type="spellEnd"/>
      <w:r w:rsidRPr="00341E98">
        <w:t>, M. 2004. Bipartite structure of all complex networks. Information Processing Letters, 90(5):215-221.</w:t>
      </w:r>
    </w:p>
    <w:p w14:paraId="515D02CC" w14:textId="77777777" w:rsidR="00DF1761" w:rsidRPr="00341E98" w:rsidRDefault="00DF1761" w:rsidP="00DF1761">
      <w:pPr>
        <w:pStyle w:val="NormalWeb"/>
        <w:spacing w:before="0" w:beforeAutospacing="0" w:after="0" w:afterAutospacing="0"/>
        <w:jc w:val="both"/>
      </w:pPr>
    </w:p>
    <w:p w14:paraId="77B29D6D" w14:textId="540C7808" w:rsidR="00DF1761" w:rsidRPr="00341E98" w:rsidRDefault="00DF1761" w:rsidP="00DF1761">
      <w:pPr>
        <w:pStyle w:val="NormalWeb"/>
        <w:spacing w:before="0" w:beforeAutospacing="0" w:after="0" w:afterAutospacing="0"/>
        <w:jc w:val="both"/>
      </w:pPr>
      <w:proofErr w:type="spellStart"/>
      <w:r w:rsidRPr="00341E98">
        <w:t>Guimer`a</w:t>
      </w:r>
      <w:proofErr w:type="spellEnd"/>
      <w:r w:rsidRPr="00341E98">
        <w:t>, R., and Amaral L. A. N.  2005. Missing and spurious interactions and the reconstruction of complex networks. Nature 433, 895.</w:t>
      </w:r>
    </w:p>
    <w:p w14:paraId="0A7E1519" w14:textId="14787641" w:rsidR="00D61153" w:rsidRPr="00341E98" w:rsidRDefault="00D61153" w:rsidP="00135060">
      <w:pPr>
        <w:pStyle w:val="NormalWeb"/>
        <w:jc w:val="both"/>
      </w:pPr>
      <w:r w:rsidRPr="00341E98">
        <w:t>Hanneke S., Xing E. 2009. Network completion and survey sampling. In AISTATS ’09.</w:t>
      </w:r>
    </w:p>
    <w:p w14:paraId="4C2D297E" w14:textId="54F9B413" w:rsidR="00DF1761" w:rsidRPr="00341E98" w:rsidRDefault="00135060" w:rsidP="00135060">
      <w:pPr>
        <w:pStyle w:val="NormalWeb"/>
        <w:jc w:val="both"/>
      </w:pPr>
      <w:r w:rsidRPr="00341E98">
        <w:t>Hastings, M. B. 2006. Community Detection as an Inference Problem. Phys. Rev. E 74(3), 035102.</w:t>
      </w:r>
    </w:p>
    <w:p w14:paraId="7B9DB703" w14:textId="6EA7F9B2" w:rsidR="00DF1761" w:rsidRPr="00341E98" w:rsidRDefault="00DF1761" w:rsidP="00DF1761">
      <w:pPr>
        <w:pStyle w:val="NormalWeb"/>
        <w:spacing w:before="0" w:beforeAutospacing="0" w:after="0" w:afterAutospacing="0"/>
        <w:jc w:val="both"/>
      </w:pPr>
      <w:proofErr w:type="spellStart"/>
      <w:r w:rsidRPr="00341E98">
        <w:lastRenderedPageBreak/>
        <w:t>Hazewinkel</w:t>
      </w:r>
      <w:proofErr w:type="spellEnd"/>
      <w:r w:rsidRPr="00341E98">
        <w:t xml:space="preserve">, </w:t>
      </w:r>
      <w:proofErr w:type="spellStart"/>
      <w:r w:rsidRPr="00341E98">
        <w:t>Michiel</w:t>
      </w:r>
      <w:proofErr w:type="spellEnd"/>
      <w:r w:rsidRPr="00341E98">
        <w:t>, ed. 2001, Kolmogorov–Smirnov test,  </w:t>
      </w:r>
      <w:hyperlink r:id="rId59" w:tooltip="Encyclopedia of Mathematics" w:history="1">
        <w:r w:rsidRPr="00341E98">
          <w:t>Encyclopedia of Mathematics</w:t>
        </w:r>
      </w:hyperlink>
      <w:r w:rsidRPr="00341E98">
        <w:t>, Springer, </w:t>
      </w:r>
      <w:hyperlink r:id="rId60" w:tooltip="International Standard Book Number" w:history="1">
        <w:r w:rsidRPr="00341E98">
          <w:t>ISBN</w:t>
        </w:r>
      </w:hyperlink>
      <w:r w:rsidRPr="00341E98">
        <w:t> </w:t>
      </w:r>
      <w:hyperlink r:id="rId61" w:tooltip="Special:BookSources/978-1-55608-010-4" w:history="1">
        <w:r w:rsidRPr="00341E98">
          <w:t>978-1-55608-010-4</w:t>
        </w:r>
      </w:hyperlink>
      <w:r w:rsidR="00135060" w:rsidRPr="00341E98">
        <w:t>.</w:t>
      </w:r>
    </w:p>
    <w:p w14:paraId="3D2306D1" w14:textId="7FC1DDCD" w:rsidR="00135060" w:rsidRPr="00341E98" w:rsidRDefault="00135060" w:rsidP="00DF1761">
      <w:pPr>
        <w:pStyle w:val="NormalWeb"/>
        <w:spacing w:before="0" w:beforeAutospacing="0" w:after="0" w:afterAutospacing="0"/>
        <w:jc w:val="both"/>
      </w:pPr>
    </w:p>
    <w:p w14:paraId="4B66F8AF" w14:textId="0533E5FE" w:rsidR="00135060" w:rsidRPr="00341E98" w:rsidRDefault="00135060" w:rsidP="00DF1761">
      <w:pPr>
        <w:pStyle w:val="NormalWeb"/>
        <w:spacing w:before="0" w:beforeAutospacing="0" w:after="0" w:afterAutospacing="0"/>
        <w:jc w:val="both"/>
      </w:pPr>
      <w:r w:rsidRPr="00341E98">
        <w:t xml:space="preserve">Holland Paul W., </w:t>
      </w:r>
      <w:proofErr w:type="spellStart"/>
      <w:r w:rsidRPr="00341E98">
        <w:t>Laskey</w:t>
      </w:r>
      <w:proofErr w:type="spellEnd"/>
      <w:r w:rsidRPr="00341E98">
        <w:t xml:space="preserve"> Kathryn B., </w:t>
      </w:r>
      <w:proofErr w:type="spellStart"/>
      <w:r w:rsidRPr="00341E98">
        <w:t>Leinhardt</w:t>
      </w:r>
      <w:proofErr w:type="spellEnd"/>
      <w:r w:rsidRPr="00341E98">
        <w:t xml:space="preserve"> S. 1983. Stochastic </w:t>
      </w:r>
      <w:proofErr w:type="spellStart"/>
      <w:r w:rsidRPr="00341E98">
        <w:t>blockmodels</w:t>
      </w:r>
      <w:proofErr w:type="spellEnd"/>
      <w:r w:rsidRPr="00341E98">
        <w:t>: First steps, Carnegie-Mellon University, Pittsburgh, PA 15213, U.S.A.</w:t>
      </w:r>
    </w:p>
    <w:p w14:paraId="719402BA" w14:textId="77777777" w:rsidR="00135060" w:rsidRPr="00341E98" w:rsidRDefault="00135060" w:rsidP="00135060">
      <w:pPr>
        <w:pStyle w:val="NormalWeb"/>
        <w:spacing w:before="0" w:beforeAutospacing="0" w:after="0" w:afterAutospacing="0"/>
        <w:jc w:val="both"/>
      </w:pPr>
    </w:p>
    <w:p w14:paraId="468984F5" w14:textId="03E4D871" w:rsidR="00135060" w:rsidRDefault="00135060" w:rsidP="00DF1761">
      <w:pPr>
        <w:pStyle w:val="NormalWeb"/>
        <w:spacing w:before="0" w:beforeAutospacing="0" w:after="0" w:afterAutospacing="0"/>
        <w:jc w:val="both"/>
      </w:pPr>
      <w:r w:rsidRPr="00341E98">
        <w:t>Kathleen M. Carley. 2014. ORA: A Toolkit for Dynamic Network Analysis and Visualization. Encyclopedia of Social Network Analysis and Mining, Springer.</w:t>
      </w:r>
    </w:p>
    <w:p w14:paraId="29488D58" w14:textId="5E43E638" w:rsidR="00E67877" w:rsidRDefault="00E67877" w:rsidP="00135060">
      <w:pPr>
        <w:pStyle w:val="NormalWeb"/>
        <w:jc w:val="both"/>
      </w:pPr>
      <w:r>
        <w:t xml:space="preserve">Kaiser M. 2008. Mean clustering coefficients: the role of isolated nodes and </w:t>
      </w:r>
      <w:proofErr w:type="spellStart"/>
      <w:r>
        <w:t>leafs</w:t>
      </w:r>
      <w:proofErr w:type="spellEnd"/>
      <w:r>
        <w:t xml:space="preserve"> on clustering measures for small-world networks. New Journal of Physics. 10 (8): 083042 arXiv:0802.2512Freely </w:t>
      </w:r>
      <w:proofErr w:type="spellStart"/>
      <w:r>
        <w:t>accessible.</w:t>
      </w:r>
      <w:proofErr w:type="spellEnd"/>
    </w:p>
    <w:p w14:paraId="55879F95" w14:textId="057309B8" w:rsidR="00135060" w:rsidRPr="00341E98" w:rsidRDefault="00135060" w:rsidP="00135060">
      <w:pPr>
        <w:pStyle w:val="NormalWeb"/>
        <w:jc w:val="both"/>
      </w:pPr>
      <w:proofErr w:type="spellStart"/>
      <w:r w:rsidRPr="00341E98">
        <w:t>Malliaros</w:t>
      </w:r>
      <w:proofErr w:type="spellEnd"/>
      <w:r w:rsidRPr="00341E98">
        <w:t xml:space="preserve"> F. D., </w:t>
      </w:r>
      <w:proofErr w:type="spellStart"/>
      <w:r w:rsidRPr="00341E98">
        <w:t>Vazirgiannis</w:t>
      </w:r>
      <w:proofErr w:type="spellEnd"/>
      <w:r w:rsidRPr="00341E98">
        <w:t xml:space="preserve"> M. 2013. Clustering and community detection in directed networks: A </w:t>
      </w:r>
      <w:proofErr w:type="spellStart"/>
      <w:r w:rsidRPr="00341E98">
        <w:t>surve</w:t>
      </w:r>
      <w:proofErr w:type="spellEnd"/>
      <w:r w:rsidRPr="00341E98">
        <w:t xml:space="preserve">. Phys. Rep. 533 (4): 95–142. </w:t>
      </w:r>
    </w:p>
    <w:p w14:paraId="6581A3F7" w14:textId="1B9C0EBE" w:rsidR="00135060" w:rsidRPr="00341E98" w:rsidRDefault="00135060" w:rsidP="00135060">
      <w:pPr>
        <w:pStyle w:val="NormalWeb"/>
        <w:spacing w:before="0" w:beforeAutospacing="0" w:after="0" w:afterAutospacing="0"/>
        <w:jc w:val="both"/>
      </w:pPr>
      <w:proofErr w:type="spellStart"/>
      <w:r w:rsidRPr="00341E98">
        <w:t>Marsaglia</w:t>
      </w:r>
      <w:proofErr w:type="spellEnd"/>
      <w:r w:rsidRPr="00341E98">
        <w:t xml:space="preserve"> G, Tsang WW, Wang J. 2003. Evaluating Kolmogorov's Distribution. Journal of Statistical Software. 8 (18): 1–4.</w:t>
      </w:r>
    </w:p>
    <w:p w14:paraId="3DE86F0A" w14:textId="560C8496" w:rsidR="00DF1761" w:rsidRPr="00341E98" w:rsidRDefault="00DF1761" w:rsidP="00135060">
      <w:pPr>
        <w:pStyle w:val="NormalWeb"/>
        <w:jc w:val="both"/>
      </w:pPr>
      <w:proofErr w:type="spellStart"/>
      <w:r w:rsidRPr="00341E98">
        <w:t>McCulloh</w:t>
      </w:r>
      <w:proofErr w:type="spellEnd"/>
      <w:r w:rsidRPr="00341E98">
        <w:t xml:space="preserve"> Ian, Carley K. 2009. Longitudinal Dynamic Network Analysis. CMU-ISR-09-118</w:t>
      </w:r>
    </w:p>
    <w:p w14:paraId="50A25D2D" w14:textId="6F94951D" w:rsidR="00135060" w:rsidRPr="00341E98" w:rsidRDefault="00BF6C55" w:rsidP="00135060">
      <w:pPr>
        <w:pStyle w:val="NormalWeb"/>
        <w:spacing w:before="0" w:beforeAutospacing="0" w:after="0" w:afterAutospacing="0"/>
        <w:jc w:val="both"/>
      </w:pPr>
      <w:hyperlink r:id="rId62" w:history="1">
        <w:r w:rsidR="00135060" w:rsidRPr="00341E98">
          <w:t>Newman M. E. J. 2001. Scientiﬁc collaboration networks. II. Shortest paths, weighted networks, and centrality. PHYSICAL REVIEW E, vol. 64, 016132.</w:t>
        </w:r>
      </w:hyperlink>
    </w:p>
    <w:p w14:paraId="7FDD6DC5" w14:textId="77777777" w:rsidR="00135060" w:rsidRPr="00341E98" w:rsidRDefault="00135060" w:rsidP="00135060">
      <w:pPr>
        <w:pStyle w:val="NormalWeb"/>
        <w:spacing w:before="0" w:beforeAutospacing="0" w:after="0" w:afterAutospacing="0"/>
        <w:jc w:val="both"/>
      </w:pPr>
    </w:p>
    <w:p w14:paraId="6CC92A61" w14:textId="77777777" w:rsidR="00135060" w:rsidRPr="00341E98" w:rsidRDefault="00135060" w:rsidP="00135060">
      <w:pPr>
        <w:pStyle w:val="NormalWeb"/>
        <w:spacing w:before="0" w:beforeAutospacing="0" w:after="0" w:afterAutospacing="0"/>
        <w:jc w:val="both"/>
      </w:pPr>
      <w:r w:rsidRPr="00341E98">
        <w:t>Newman, M.E.J. 2010. </w:t>
      </w:r>
      <w:r w:rsidRPr="00341E98">
        <w:rPr>
          <w:iCs/>
        </w:rPr>
        <w:t>Networks: An Introduction.</w:t>
      </w:r>
      <w:r w:rsidRPr="00341E98">
        <w:t> Oxford, UK: Oxford University Press.</w:t>
      </w:r>
    </w:p>
    <w:p w14:paraId="7C6BC957" w14:textId="77777777" w:rsidR="00135060" w:rsidRPr="00341E98" w:rsidRDefault="00135060" w:rsidP="00135060">
      <w:pPr>
        <w:pStyle w:val="NormalWeb"/>
        <w:spacing w:before="0" w:beforeAutospacing="0" w:after="0" w:afterAutospacing="0"/>
        <w:jc w:val="both"/>
      </w:pPr>
    </w:p>
    <w:p w14:paraId="39474EC2" w14:textId="4067CDC4" w:rsidR="00135060" w:rsidRPr="00341E98" w:rsidRDefault="00135060" w:rsidP="00135060">
      <w:pPr>
        <w:pStyle w:val="NormalWeb"/>
        <w:spacing w:before="0" w:beforeAutospacing="0" w:after="0" w:afterAutospacing="0"/>
        <w:jc w:val="both"/>
      </w:pPr>
      <w:r w:rsidRPr="00341E98">
        <w:t xml:space="preserve">Newswire 2013. </w:t>
      </w:r>
      <w:proofErr w:type="spellStart"/>
      <w:r w:rsidRPr="00341E98">
        <w:t>BlueOptima</w:t>
      </w:r>
      <w:proofErr w:type="spellEnd"/>
      <w:r w:rsidRPr="00341E98">
        <w:t xml:space="preserve"> Coding Effort Analytics Announces Support for Git. Retrieved from </w:t>
      </w:r>
      <w:hyperlink r:id="rId63" w:history="1">
        <w:r w:rsidRPr="00341E98">
          <w:t>https://www.newswire.com/blueoptima-coding-effort-analytics/252989</w:t>
        </w:r>
      </w:hyperlink>
      <w:r w:rsidRPr="00341E98">
        <w:t>.</w:t>
      </w:r>
    </w:p>
    <w:p w14:paraId="694DBA48" w14:textId="7E94B240" w:rsidR="00386FFB" w:rsidRPr="00341E98" w:rsidRDefault="00E67877" w:rsidP="00E67877">
      <w:pPr>
        <w:pStyle w:val="NormalWeb"/>
        <w:jc w:val="both"/>
      </w:pPr>
      <w:proofErr w:type="spellStart"/>
      <w:r>
        <w:t>Opsahl</w:t>
      </w:r>
      <w:proofErr w:type="spellEnd"/>
      <w:r>
        <w:t xml:space="preserve"> T</w:t>
      </w:r>
      <w:r>
        <w:rPr>
          <w:rFonts w:asciiTheme="minorEastAsia" w:eastAsiaTheme="minorEastAsia" w:hAnsiTheme="minorEastAsia" w:hint="eastAsia"/>
        </w:rPr>
        <w:t>.</w:t>
      </w:r>
      <w:r>
        <w:t xml:space="preserve">, </w:t>
      </w:r>
      <w:proofErr w:type="spellStart"/>
      <w:r>
        <w:t>Panzarasa</w:t>
      </w:r>
      <w:proofErr w:type="spellEnd"/>
      <w:r>
        <w:t xml:space="preserve"> P. 2009. Clustering in Weighted Networks. Social. </w:t>
      </w:r>
      <w:r>
        <w:t>Networks. 31 (2): 155–163.</w:t>
      </w:r>
    </w:p>
    <w:p w14:paraId="6FB49EA1" w14:textId="5C14941A" w:rsidR="00386FFB" w:rsidRPr="00341E98" w:rsidRDefault="00386FFB" w:rsidP="00135060">
      <w:pPr>
        <w:pStyle w:val="NormalWeb"/>
        <w:spacing w:before="0" w:beforeAutospacing="0" w:after="0" w:afterAutospacing="0"/>
        <w:jc w:val="both"/>
      </w:pPr>
      <w:r w:rsidRPr="00341E98">
        <w:t xml:space="preserve">Peixoto Tiago P. 2014. The graph-tool python library. </w:t>
      </w:r>
      <w:proofErr w:type="gramStart"/>
      <w:r w:rsidRPr="00341E98">
        <w:t>doi:10.6084/m9.figshare</w:t>
      </w:r>
      <w:proofErr w:type="gramEnd"/>
      <w:r w:rsidRPr="00341E98">
        <w:t>.1164194  Key: citeulike:13701202.</w:t>
      </w:r>
    </w:p>
    <w:p w14:paraId="4DB06A3D" w14:textId="77777777" w:rsidR="00386FFB" w:rsidRPr="00341E98" w:rsidRDefault="00386FFB" w:rsidP="00135060">
      <w:pPr>
        <w:pStyle w:val="NormalWeb"/>
        <w:spacing w:before="0" w:beforeAutospacing="0" w:after="0" w:afterAutospacing="0"/>
        <w:jc w:val="both"/>
      </w:pPr>
    </w:p>
    <w:p w14:paraId="66545E96" w14:textId="77777777" w:rsidR="00135060" w:rsidRPr="00341E98" w:rsidRDefault="00135060" w:rsidP="00135060">
      <w:pPr>
        <w:pStyle w:val="NormalWeb"/>
        <w:spacing w:before="0" w:beforeAutospacing="0" w:after="0" w:afterAutospacing="0"/>
        <w:jc w:val="both"/>
      </w:pPr>
      <w:r w:rsidRPr="00341E98">
        <w:t>Peixoto Tiago P. 2014. Hierarchical block structures and high-resolution model selection in large networks. Phys. Rev. X 4, 011047.</w:t>
      </w:r>
    </w:p>
    <w:p w14:paraId="1CD7112F" w14:textId="39E55518" w:rsidR="00135060" w:rsidRPr="00341E98" w:rsidRDefault="00135060" w:rsidP="00135060">
      <w:pPr>
        <w:pStyle w:val="NormalWeb"/>
        <w:spacing w:before="0" w:beforeAutospacing="0" w:after="0" w:afterAutospacing="0"/>
        <w:jc w:val="both"/>
      </w:pPr>
    </w:p>
    <w:p w14:paraId="1698BB7A" w14:textId="2A641FF1"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Pons, P., </w:t>
      </w:r>
      <w:proofErr w:type="spellStart"/>
      <w:r w:rsidRPr="00341E98">
        <w:rPr>
          <w:rFonts w:ascii="Times New Roman" w:eastAsia="Times New Roman" w:hAnsi="Times New Roman" w:cs="Times New Roman"/>
          <w:color w:val="auto"/>
          <w:sz w:val="24"/>
          <w:szCs w:val="24"/>
        </w:rPr>
        <w:t>Latapy</w:t>
      </w:r>
      <w:proofErr w:type="spellEnd"/>
      <w:r w:rsidRPr="00341E98">
        <w:rPr>
          <w:rFonts w:ascii="Times New Roman" w:eastAsia="Times New Roman" w:hAnsi="Times New Roman" w:cs="Times New Roman"/>
          <w:color w:val="auto"/>
          <w:sz w:val="24"/>
          <w:szCs w:val="24"/>
        </w:rPr>
        <w:t xml:space="preserve"> M. 2006, Computing Communities in Large Networks Using Random Walks. International Symposium on Computer and Information Sciences (Springer), pp. 284– 293.</w:t>
      </w:r>
    </w:p>
    <w:p w14:paraId="45DAE2BA" w14:textId="77777777"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07AA2EBA" w14:textId="27BCD2A0" w:rsidR="00DF1761" w:rsidRPr="00341E98" w:rsidRDefault="00DF1761"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Porter M. A., </w:t>
      </w:r>
      <w:proofErr w:type="spellStart"/>
      <w:r w:rsidRPr="00341E98">
        <w:rPr>
          <w:rFonts w:ascii="Times New Roman" w:eastAsia="Times New Roman" w:hAnsi="Times New Roman" w:cs="Times New Roman"/>
          <w:color w:val="auto"/>
          <w:sz w:val="24"/>
          <w:szCs w:val="24"/>
        </w:rPr>
        <w:t>Onnela</w:t>
      </w:r>
      <w:proofErr w:type="spellEnd"/>
      <w:r w:rsidRPr="00341E98">
        <w:rPr>
          <w:rFonts w:ascii="Times New Roman" w:eastAsia="Times New Roman" w:hAnsi="Times New Roman" w:cs="Times New Roman"/>
          <w:color w:val="auto"/>
          <w:sz w:val="24"/>
          <w:szCs w:val="24"/>
        </w:rPr>
        <w:t xml:space="preserve"> J.-P., </w:t>
      </w:r>
      <w:proofErr w:type="spellStart"/>
      <w:r w:rsidRPr="00341E98">
        <w:rPr>
          <w:rFonts w:ascii="Times New Roman" w:eastAsia="Times New Roman" w:hAnsi="Times New Roman" w:cs="Times New Roman"/>
          <w:color w:val="auto"/>
          <w:sz w:val="24"/>
          <w:szCs w:val="24"/>
        </w:rPr>
        <w:t>Mucha</w:t>
      </w:r>
      <w:proofErr w:type="spellEnd"/>
      <w:r w:rsidRPr="00341E98">
        <w:rPr>
          <w:rFonts w:ascii="Times New Roman" w:eastAsia="Times New Roman" w:hAnsi="Times New Roman" w:cs="Times New Roman"/>
          <w:color w:val="auto"/>
          <w:sz w:val="24"/>
          <w:szCs w:val="24"/>
        </w:rPr>
        <w:t xml:space="preserve"> P. J. 2009. Communities in Networks, Math. Soc. 56: 1082–1097, 1164–1166.</w:t>
      </w:r>
    </w:p>
    <w:p w14:paraId="425FDC4C" w14:textId="114F5725"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1DE791C9" w14:textId="0545137A" w:rsidR="00135060" w:rsidRPr="00341E98" w:rsidRDefault="00135060" w:rsidP="00135060">
      <w:pPr>
        <w:pStyle w:val="NormalWeb"/>
        <w:spacing w:before="0" w:beforeAutospacing="0" w:after="0" w:afterAutospacing="0"/>
        <w:jc w:val="both"/>
      </w:pPr>
      <w:r w:rsidRPr="00341E98">
        <w:lastRenderedPageBreak/>
        <w:t xml:space="preserve">Ricci F., </w:t>
      </w:r>
      <w:proofErr w:type="spellStart"/>
      <w:r w:rsidRPr="00341E98">
        <w:t>Rokach</w:t>
      </w:r>
      <w:proofErr w:type="spellEnd"/>
      <w:r w:rsidRPr="00341E98">
        <w:t xml:space="preserve"> L., Shapira b. 2011. </w:t>
      </w:r>
      <w:hyperlink r:id="rId64" w:history="1">
        <w:r w:rsidRPr="00341E98">
          <w:t>Introduction to Recommender Systems Handbook</w:t>
        </w:r>
      </w:hyperlink>
      <w:r w:rsidRPr="00341E98">
        <w:t>, Recommender Systems Handbook, Springer, 2011, pp. 1-35</w:t>
      </w:r>
    </w:p>
    <w:p w14:paraId="4608D802" w14:textId="46BA2296" w:rsidR="00135060" w:rsidRPr="00341E98" w:rsidRDefault="00135060" w:rsidP="00135060">
      <w:pPr>
        <w:pStyle w:val="NormalWeb"/>
        <w:spacing w:before="0" w:beforeAutospacing="0" w:after="0" w:afterAutospacing="0"/>
        <w:jc w:val="both"/>
      </w:pPr>
    </w:p>
    <w:p w14:paraId="6DCDA5A3" w14:textId="0373A970" w:rsidR="00135060" w:rsidRPr="00341E98" w:rsidRDefault="00135060" w:rsidP="00135060">
      <w:pPr>
        <w:pStyle w:val="NormalWeb"/>
        <w:spacing w:before="0" w:beforeAutospacing="0" w:after="0" w:afterAutospacing="0"/>
        <w:jc w:val="both"/>
      </w:pPr>
      <w:proofErr w:type="spellStart"/>
      <w:r w:rsidRPr="00341E98">
        <w:t>Rissanen</w:t>
      </w:r>
      <w:proofErr w:type="spellEnd"/>
      <w:r w:rsidRPr="00341E98">
        <w:t>, J. 1978. Modeling by shortest data description. </w:t>
      </w:r>
      <w:proofErr w:type="spellStart"/>
      <w:r w:rsidRPr="00341E98">
        <w:t>Automatica</w:t>
      </w:r>
      <w:proofErr w:type="spellEnd"/>
      <w:r w:rsidRPr="00341E98">
        <w:t>. 14 (5): 465–658.</w:t>
      </w:r>
    </w:p>
    <w:p w14:paraId="19D3834D" w14:textId="77777777" w:rsidR="00D61153" w:rsidRPr="00341E98" w:rsidRDefault="00D61153" w:rsidP="00135060">
      <w:pPr>
        <w:pStyle w:val="NormalWeb"/>
        <w:spacing w:before="0" w:beforeAutospacing="0" w:after="0" w:afterAutospacing="0"/>
        <w:jc w:val="both"/>
      </w:pPr>
    </w:p>
    <w:p w14:paraId="0737D0E8" w14:textId="43DA6DE0" w:rsidR="00D61153" w:rsidRPr="00341E98" w:rsidRDefault="00D61153" w:rsidP="00135060">
      <w:pPr>
        <w:pStyle w:val="NormalWeb"/>
        <w:spacing w:before="0" w:beforeAutospacing="0" w:after="0" w:afterAutospacing="0"/>
        <w:jc w:val="both"/>
      </w:pPr>
      <w:r w:rsidRPr="00341E98">
        <w:t xml:space="preserve">Rodriguez M. Gomez, </w:t>
      </w:r>
      <w:proofErr w:type="spellStart"/>
      <w:r w:rsidRPr="00341E98">
        <w:t>Leskovec</w:t>
      </w:r>
      <w:proofErr w:type="spellEnd"/>
      <w:r w:rsidRPr="00341E98">
        <w:t xml:space="preserve"> J., Krause A. 2010. Inferring networks of diffusion and influence. KDD ’10.</w:t>
      </w:r>
    </w:p>
    <w:p w14:paraId="78D4CF8E" w14:textId="0EA281A3" w:rsidR="00135060" w:rsidRPr="00341E98" w:rsidRDefault="00135060" w:rsidP="00DF1761">
      <w:pPr>
        <w:pStyle w:val="NormalWeb"/>
        <w:spacing w:before="0" w:beforeAutospacing="0" w:after="0" w:afterAutospacing="0"/>
        <w:jc w:val="both"/>
      </w:pPr>
    </w:p>
    <w:p w14:paraId="26CF4DC5" w14:textId="10D229DB" w:rsidR="00DF1761" w:rsidRPr="00341E98" w:rsidRDefault="00DF1761" w:rsidP="00DF1761">
      <w:pPr>
        <w:pStyle w:val="NormalWeb"/>
        <w:spacing w:before="0" w:beforeAutospacing="0" w:after="0" w:afterAutospacing="0"/>
        <w:jc w:val="both"/>
      </w:pPr>
      <w:proofErr w:type="spellStart"/>
      <w:r w:rsidRPr="00341E98">
        <w:t>Satuluri</w:t>
      </w:r>
      <w:proofErr w:type="spellEnd"/>
      <w:r w:rsidRPr="00341E98">
        <w:t xml:space="preserve"> V., Parthasarathy S. and </w:t>
      </w:r>
      <w:proofErr w:type="spellStart"/>
      <w:r w:rsidRPr="00341E98">
        <w:t>Ruan</w:t>
      </w:r>
      <w:proofErr w:type="spellEnd"/>
      <w:r w:rsidRPr="00341E98">
        <w:t xml:space="preserve">, Y. 2011 Local Graph </w:t>
      </w:r>
      <w:proofErr w:type="spellStart"/>
      <w:r w:rsidRPr="00341E98">
        <w:t>Sparsification</w:t>
      </w:r>
      <w:proofErr w:type="spellEnd"/>
      <w:r w:rsidRPr="00341E98">
        <w:t xml:space="preserve"> for Scalable Clustering. In: Proceedings of the 2011 International Conference on Management of Data, ACM Press, New York, 721-732.</w:t>
      </w:r>
    </w:p>
    <w:p w14:paraId="4D98912A" w14:textId="14C25716" w:rsidR="00DF1761" w:rsidRPr="00341E98" w:rsidRDefault="00DF1761" w:rsidP="00135060">
      <w:pPr>
        <w:pStyle w:val="NormalWeb"/>
        <w:jc w:val="both"/>
      </w:pPr>
      <w:proofErr w:type="spellStart"/>
      <w:r w:rsidRPr="00341E98">
        <w:t>Xie</w:t>
      </w:r>
      <w:proofErr w:type="spellEnd"/>
      <w:r w:rsidRPr="00341E98">
        <w:t xml:space="preserve"> J., Kelley S., and Szymanski B. K., 2013, </w:t>
      </w:r>
      <w:r w:rsidRPr="00341E98">
        <w:rPr>
          <w:bCs/>
        </w:rPr>
        <w:t xml:space="preserve">Overlapping community detection in networks: The state-of-the-art and comparative study. </w:t>
      </w:r>
      <w:r w:rsidRPr="00341E98">
        <w:t xml:space="preserve">ACM </w:t>
      </w:r>
      <w:proofErr w:type="spellStart"/>
      <w:r w:rsidRPr="00341E98">
        <w:t>Comput</w:t>
      </w:r>
      <w:proofErr w:type="spellEnd"/>
      <w:r w:rsidRPr="00341E98">
        <w:t xml:space="preserve">. </w:t>
      </w:r>
      <w:proofErr w:type="spellStart"/>
      <w:r w:rsidRPr="00341E98">
        <w:t>Surv</w:t>
      </w:r>
      <w:proofErr w:type="spellEnd"/>
      <w:r w:rsidRPr="00341E98">
        <w:t>. 45(4), 43:1.</w:t>
      </w:r>
    </w:p>
    <w:p w14:paraId="7E93A016" w14:textId="584D539E" w:rsidR="0050336D" w:rsidRPr="00341E98" w:rsidRDefault="0050336D" w:rsidP="00135060">
      <w:pPr>
        <w:pStyle w:val="NormalWeb"/>
        <w:jc w:val="both"/>
        <w:rPr>
          <w:bCs/>
        </w:rPr>
      </w:pPr>
      <w:r w:rsidRPr="00341E98">
        <w:rPr>
          <w:bCs/>
        </w:rPr>
        <w:t>Zhan, Benjamin F., Noon, Charles E. 1998. Shortest Path Algorithms: An Evaluation Using Real Road Networks. Transportation Science. 32 (1): 65–73. doi:10.1287/trsc.32.1.65.</w:t>
      </w:r>
    </w:p>
    <w:p w14:paraId="7105CCC6" w14:textId="77777777" w:rsidR="00DF1761" w:rsidRPr="00341E98" w:rsidRDefault="00DF1761" w:rsidP="00DF1761">
      <w:pPr>
        <w:pStyle w:val="NormalWeb"/>
        <w:spacing w:before="0" w:beforeAutospacing="0" w:after="0" w:afterAutospacing="0"/>
        <w:jc w:val="both"/>
      </w:pPr>
      <w:r w:rsidRPr="00341E98">
        <w:t xml:space="preserve">Zhou T., Ren J., </w:t>
      </w:r>
      <w:proofErr w:type="spellStart"/>
      <w:r w:rsidRPr="00341E98">
        <w:t>Matus</w:t>
      </w:r>
      <w:proofErr w:type="spellEnd"/>
      <w:r w:rsidRPr="00341E98">
        <w:t xml:space="preserve"> M., Zhang Yi-Cheng. 2007. Bipartite network projection and personal recommendation. PHYSICAL REVIEW E 76(4): 046115.</w:t>
      </w:r>
    </w:p>
    <w:p w14:paraId="78E80153" w14:textId="77777777" w:rsidR="00DA79E1" w:rsidRPr="00341E98" w:rsidRDefault="00DA79E1" w:rsidP="00DA79E1">
      <w:pPr>
        <w:pStyle w:val="NormalWeb"/>
        <w:spacing w:before="0" w:beforeAutospacing="0" w:after="0" w:afterAutospacing="0"/>
        <w:jc w:val="both"/>
      </w:pPr>
    </w:p>
    <w:p w14:paraId="2C713554" w14:textId="77777777" w:rsidR="00DA79E1" w:rsidRPr="00341E98" w:rsidRDefault="00DA79E1" w:rsidP="00DA79E1">
      <w:pPr>
        <w:pStyle w:val="NormalWeb"/>
        <w:spacing w:before="0" w:beforeAutospacing="0" w:after="0" w:afterAutospacing="0"/>
        <w:jc w:val="both"/>
      </w:pPr>
    </w:p>
    <w:p w14:paraId="72335A09" w14:textId="77777777" w:rsidR="00DA79E1" w:rsidRPr="00341E98" w:rsidRDefault="00DA79E1" w:rsidP="00DA79E1">
      <w:pPr>
        <w:pStyle w:val="NormalWeb"/>
        <w:spacing w:before="0" w:beforeAutospacing="0" w:after="0" w:afterAutospacing="0"/>
        <w:jc w:val="both"/>
      </w:pPr>
    </w:p>
    <w:p w14:paraId="6C12B2D6" w14:textId="77777777" w:rsidR="00DA79E1" w:rsidRPr="00341E98" w:rsidRDefault="00DA79E1" w:rsidP="00DA79E1">
      <w:pPr>
        <w:pStyle w:val="NormalWeb"/>
        <w:spacing w:before="0" w:beforeAutospacing="0" w:after="0" w:afterAutospacing="0"/>
        <w:jc w:val="both"/>
      </w:pPr>
    </w:p>
    <w:p w14:paraId="2008D1DB" w14:textId="77777777" w:rsidR="00DA79E1" w:rsidRPr="00341E98" w:rsidRDefault="00DA79E1" w:rsidP="00DA79E1">
      <w:pPr>
        <w:pStyle w:val="NormalWeb"/>
        <w:spacing w:before="0" w:beforeAutospacing="0" w:after="0" w:afterAutospacing="0"/>
        <w:jc w:val="both"/>
      </w:pPr>
    </w:p>
    <w:p w14:paraId="55496C89" w14:textId="77777777" w:rsidR="00DA79E1" w:rsidRPr="00341E98" w:rsidRDefault="00DA79E1" w:rsidP="00DA79E1">
      <w:pPr>
        <w:pStyle w:val="NormalWeb"/>
        <w:spacing w:before="0" w:beforeAutospacing="0" w:after="0" w:afterAutospacing="0"/>
        <w:jc w:val="both"/>
      </w:pPr>
    </w:p>
    <w:p w14:paraId="2A14DAF5" w14:textId="77777777" w:rsidR="00DA79E1" w:rsidRPr="00341E98" w:rsidRDefault="00DA79E1" w:rsidP="00DA79E1">
      <w:pPr>
        <w:pStyle w:val="NormalWeb"/>
        <w:spacing w:before="0" w:beforeAutospacing="0" w:after="0" w:afterAutospacing="0"/>
        <w:jc w:val="both"/>
      </w:pPr>
    </w:p>
    <w:p w14:paraId="6AF70020" w14:textId="77777777" w:rsidR="00DA79E1" w:rsidRPr="00341E98" w:rsidRDefault="00DA79E1" w:rsidP="00DA79E1">
      <w:pPr>
        <w:pStyle w:val="NormalWeb"/>
        <w:spacing w:before="0" w:beforeAutospacing="0" w:after="0" w:afterAutospacing="0"/>
        <w:jc w:val="both"/>
      </w:pPr>
    </w:p>
    <w:p w14:paraId="6764876C" w14:textId="77777777" w:rsidR="00DA79E1" w:rsidRPr="00341E98" w:rsidRDefault="00DA79E1" w:rsidP="00DA79E1">
      <w:pPr>
        <w:pStyle w:val="NormalWeb"/>
        <w:spacing w:before="0" w:beforeAutospacing="0" w:after="0" w:afterAutospacing="0"/>
        <w:jc w:val="both"/>
      </w:pPr>
    </w:p>
    <w:p w14:paraId="64F4F2C4" w14:textId="77777777" w:rsidR="00DA79E1" w:rsidRPr="00341E98" w:rsidRDefault="00DA79E1" w:rsidP="00DA79E1">
      <w:pPr>
        <w:pStyle w:val="NormalWeb"/>
        <w:spacing w:before="0" w:beforeAutospacing="0" w:after="0" w:afterAutospacing="0"/>
        <w:jc w:val="both"/>
      </w:pPr>
    </w:p>
    <w:p w14:paraId="6BF8D390" w14:textId="77777777" w:rsidR="00DA79E1" w:rsidRPr="00341E98" w:rsidRDefault="00DA79E1" w:rsidP="00DA79E1">
      <w:pPr>
        <w:pStyle w:val="NormalWeb"/>
        <w:spacing w:before="0" w:beforeAutospacing="0" w:after="0" w:afterAutospacing="0"/>
        <w:jc w:val="both"/>
      </w:pPr>
    </w:p>
    <w:p w14:paraId="7F34AFA0" w14:textId="77777777" w:rsidR="00DA79E1" w:rsidRPr="00341E98" w:rsidRDefault="00DA79E1" w:rsidP="00DA79E1">
      <w:pPr>
        <w:pStyle w:val="NormalWeb"/>
        <w:spacing w:before="0" w:beforeAutospacing="0" w:after="0" w:afterAutospacing="0"/>
        <w:jc w:val="both"/>
      </w:pPr>
    </w:p>
    <w:p w14:paraId="1987A6B0" w14:textId="77777777" w:rsidR="00DA79E1" w:rsidRPr="00341E98" w:rsidRDefault="00DA79E1" w:rsidP="00DA79E1">
      <w:pPr>
        <w:pStyle w:val="NormalWeb"/>
        <w:spacing w:before="0" w:beforeAutospacing="0" w:after="0" w:afterAutospacing="0"/>
        <w:jc w:val="both"/>
      </w:pPr>
    </w:p>
    <w:p w14:paraId="534C2D5B" w14:textId="77777777" w:rsidR="00DA79E1" w:rsidRPr="00341E98" w:rsidRDefault="00DA79E1" w:rsidP="00DA79E1">
      <w:pPr>
        <w:pStyle w:val="NormalWeb"/>
        <w:spacing w:before="0" w:beforeAutospacing="0" w:after="0" w:afterAutospacing="0"/>
        <w:jc w:val="both"/>
      </w:pPr>
    </w:p>
    <w:p w14:paraId="1A94BAD7" w14:textId="77777777" w:rsidR="00DA79E1" w:rsidRPr="00341E98" w:rsidRDefault="00DA79E1" w:rsidP="00DA79E1">
      <w:pPr>
        <w:pStyle w:val="NormalWeb"/>
        <w:spacing w:before="0" w:beforeAutospacing="0" w:after="0" w:afterAutospacing="0"/>
        <w:jc w:val="both"/>
      </w:pPr>
    </w:p>
    <w:p w14:paraId="4277FCCD" w14:textId="77777777" w:rsidR="00DA79E1" w:rsidRPr="00341E98" w:rsidRDefault="00DA79E1" w:rsidP="00DA79E1">
      <w:pPr>
        <w:pStyle w:val="NormalWeb"/>
        <w:spacing w:before="0" w:beforeAutospacing="0" w:after="0" w:afterAutospacing="0"/>
        <w:jc w:val="both"/>
      </w:pPr>
    </w:p>
    <w:p w14:paraId="3AD1151F" w14:textId="77777777" w:rsidR="00DA79E1" w:rsidRPr="00341E98" w:rsidRDefault="00DA79E1" w:rsidP="00DA79E1">
      <w:pPr>
        <w:pStyle w:val="NormalWeb"/>
        <w:spacing w:before="0" w:beforeAutospacing="0" w:after="0" w:afterAutospacing="0"/>
        <w:jc w:val="both"/>
      </w:pPr>
    </w:p>
    <w:bookmarkEnd w:id="80"/>
    <w:p w14:paraId="020E0BAD" w14:textId="0FC1D115" w:rsidR="00E6476C" w:rsidRPr="00341E98" w:rsidRDefault="00E6476C" w:rsidP="00024B08">
      <w:pPr>
        <w:pStyle w:val="NormalWeb"/>
        <w:spacing w:before="0" w:beforeAutospacing="0" w:after="0" w:afterAutospacing="0"/>
        <w:jc w:val="both"/>
      </w:pPr>
    </w:p>
    <w:sectPr w:rsidR="00E6476C" w:rsidRPr="00341E98" w:rsidSect="0051278D">
      <w:headerReference w:type="default" r:id="rId65"/>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Evangelos Katsamakas" w:date="2017-07-17T16:14:00Z" w:initials="EK">
    <w:p w14:paraId="3AF2A617" w14:textId="77777777" w:rsidR="00BF6C55" w:rsidRDefault="00BF6C55">
      <w:pPr>
        <w:pStyle w:val="CommentText"/>
      </w:pPr>
      <w:r>
        <w:rPr>
          <w:rStyle w:val="CommentReference"/>
        </w:rPr>
        <w:annotationRef/>
      </w:r>
      <w:r>
        <w:t xml:space="preserve">Make sure all tables are named correctly and that all table #s and figure #s </w:t>
      </w:r>
      <w:proofErr w:type="gramStart"/>
      <w:r>
        <w:t>are</w:t>
      </w:r>
      <w:proofErr w:type="gramEnd"/>
      <w:r>
        <w:t xml:space="preserv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2A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2A617" w16cid:durableId="1D176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9BE38" w14:textId="77777777" w:rsidR="000D21D3" w:rsidRDefault="000D21D3">
      <w:pPr>
        <w:spacing w:line="240" w:lineRule="auto"/>
      </w:pPr>
      <w:r>
        <w:separator/>
      </w:r>
    </w:p>
  </w:endnote>
  <w:endnote w:type="continuationSeparator" w:id="0">
    <w:p w14:paraId="5B00D41B" w14:textId="77777777" w:rsidR="000D21D3" w:rsidRDefault="000D2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2F52B" w14:textId="77777777" w:rsidR="000D21D3" w:rsidRDefault="000D21D3">
      <w:pPr>
        <w:spacing w:line="240" w:lineRule="auto"/>
      </w:pPr>
      <w:r>
        <w:separator/>
      </w:r>
    </w:p>
  </w:footnote>
  <w:footnote w:type="continuationSeparator" w:id="0">
    <w:p w14:paraId="3B1BBB2C" w14:textId="77777777" w:rsidR="000D21D3" w:rsidRDefault="000D21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A2756" w14:textId="466E9940" w:rsidR="00BF6C55" w:rsidRDefault="00BF6C55">
    <w:pPr>
      <w:tabs>
        <w:tab w:val="center" w:pos="4320"/>
        <w:tab w:val="right" w:pos="8640"/>
      </w:tabs>
      <w:spacing w:before="720" w:line="240" w:lineRule="auto"/>
      <w:jc w:val="right"/>
    </w:pPr>
    <w:r>
      <w:fldChar w:fldCharType="begin"/>
    </w:r>
    <w:r>
      <w:instrText>PAGE</w:instrText>
    </w:r>
    <w:r>
      <w:fldChar w:fldCharType="separate"/>
    </w:r>
    <w:r w:rsidR="005B7E6E">
      <w:rPr>
        <w:noProof/>
      </w:rPr>
      <w:t>33</w:t>
    </w:r>
    <w:r>
      <w:fldChar w:fldCharType="end"/>
    </w:r>
  </w:p>
  <w:p w14:paraId="25A3E529" w14:textId="77777777" w:rsidR="00BF6C55" w:rsidRDefault="00BF6C55">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0pt;height:11.5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gelos Katsamakas">
    <w15:presenceInfo w15:providerId="AD" w15:userId="S-1-5-21-2959421968-1223581820-1436258266-9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1EF"/>
    <w:rsid w:val="000044FD"/>
    <w:rsid w:val="00005F11"/>
    <w:rsid w:val="00006ABA"/>
    <w:rsid w:val="00012B11"/>
    <w:rsid w:val="00012B3C"/>
    <w:rsid w:val="00012D53"/>
    <w:rsid w:val="00014618"/>
    <w:rsid w:val="00021869"/>
    <w:rsid w:val="000246F5"/>
    <w:rsid w:val="00024B08"/>
    <w:rsid w:val="00026FDE"/>
    <w:rsid w:val="000307DA"/>
    <w:rsid w:val="000344C3"/>
    <w:rsid w:val="000362C0"/>
    <w:rsid w:val="00057EC9"/>
    <w:rsid w:val="000627C8"/>
    <w:rsid w:val="0006493B"/>
    <w:rsid w:val="00066763"/>
    <w:rsid w:val="00072551"/>
    <w:rsid w:val="00072C7C"/>
    <w:rsid w:val="00076147"/>
    <w:rsid w:val="00076E47"/>
    <w:rsid w:val="00077182"/>
    <w:rsid w:val="000831F9"/>
    <w:rsid w:val="000A0E66"/>
    <w:rsid w:val="000A222F"/>
    <w:rsid w:val="000A24B0"/>
    <w:rsid w:val="000B2448"/>
    <w:rsid w:val="000B748E"/>
    <w:rsid w:val="000C2571"/>
    <w:rsid w:val="000C2EFA"/>
    <w:rsid w:val="000C54A1"/>
    <w:rsid w:val="000C7032"/>
    <w:rsid w:val="000C795E"/>
    <w:rsid w:val="000D074B"/>
    <w:rsid w:val="000D21D3"/>
    <w:rsid w:val="000D4153"/>
    <w:rsid w:val="000D6510"/>
    <w:rsid w:val="000D6683"/>
    <w:rsid w:val="000E009E"/>
    <w:rsid w:val="000F2F45"/>
    <w:rsid w:val="001079B9"/>
    <w:rsid w:val="00107CEA"/>
    <w:rsid w:val="00115143"/>
    <w:rsid w:val="00121419"/>
    <w:rsid w:val="00121B30"/>
    <w:rsid w:val="00126D57"/>
    <w:rsid w:val="00127FDA"/>
    <w:rsid w:val="00135060"/>
    <w:rsid w:val="00143790"/>
    <w:rsid w:val="00151806"/>
    <w:rsid w:val="00156ACB"/>
    <w:rsid w:val="00160363"/>
    <w:rsid w:val="001701DF"/>
    <w:rsid w:val="0017150A"/>
    <w:rsid w:val="00174CAF"/>
    <w:rsid w:val="00180BFC"/>
    <w:rsid w:val="00186B7E"/>
    <w:rsid w:val="001B04A1"/>
    <w:rsid w:val="001B152B"/>
    <w:rsid w:val="001B2258"/>
    <w:rsid w:val="001C1C89"/>
    <w:rsid w:val="001C24FE"/>
    <w:rsid w:val="001C25B8"/>
    <w:rsid w:val="001C3067"/>
    <w:rsid w:val="001C494C"/>
    <w:rsid w:val="001C5621"/>
    <w:rsid w:val="001C7A6A"/>
    <w:rsid w:val="001D10C8"/>
    <w:rsid w:val="001D6278"/>
    <w:rsid w:val="001E17E5"/>
    <w:rsid w:val="001E459D"/>
    <w:rsid w:val="001E4C9F"/>
    <w:rsid w:val="002015B3"/>
    <w:rsid w:val="002149D7"/>
    <w:rsid w:val="0023371D"/>
    <w:rsid w:val="00234BC8"/>
    <w:rsid w:val="00244842"/>
    <w:rsid w:val="00252939"/>
    <w:rsid w:val="00253A51"/>
    <w:rsid w:val="00254373"/>
    <w:rsid w:val="00255A49"/>
    <w:rsid w:val="00262573"/>
    <w:rsid w:val="002627A1"/>
    <w:rsid w:val="0026693D"/>
    <w:rsid w:val="00272ACF"/>
    <w:rsid w:val="002757F3"/>
    <w:rsid w:val="00275B58"/>
    <w:rsid w:val="002829E3"/>
    <w:rsid w:val="00282B15"/>
    <w:rsid w:val="00282EDF"/>
    <w:rsid w:val="00292BE3"/>
    <w:rsid w:val="00295786"/>
    <w:rsid w:val="002A1FCA"/>
    <w:rsid w:val="002B1141"/>
    <w:rsid w:val="002B2410"/>
    <w:rsid w:val="002B4572"/>
    <w:rsid w:val="002B4606"/>
    <w:rsid w:val="002B5859"/>
    <w:rsid w:val="002B71AB"/>
    <w:rsid w:val="002C3890"/>
    <w:rsid w:val="002D176F"/>
    <w:rsid w:val="002D3C0F"/>
    <w:rsid w:val="002D4136"/>
    <w:rsid w:val="002E4C8C"/>
    <w:rsid w:val="002F1788"/>
    <w:rsid w:val="002F2E1B"/>
    <w:rsid w:val="002F43F3"/>
    <w:rsid w:val="00303304"/>
    <w:rsid w:val="00305252"/>
    <w:rsid w:val="0030578B"/>
    <w:rsid w:val="0030701D"/>
    <w:rsid w:val="003136ED"/>
    <w:rsid w:val="00316BB0"/>
    <w:rsid w:val="00321870"/>
    <w:rsid w:val="00322D47"/>
    <w:rsid w:val="0032304C"/>
    <w:rsid w:val="00324182"/>
    <w:rsid w:val="00325182"/>
    <w:rsid w:val="00335430"/>
    <w:rsid w:val="003378E0"/>
    <w:rsid w:val="003378FC"/>
    <w:rsid w:val="003418C5"/>
    <w:rsid w:val="00341E98"/>
    <w:rsid w:val="00352E95"/>
    <w:rsid w:val="0035556D"/>
    <w:rsid w:val="0036037E"/>
    <w:rsid w:val="00362F20"/>
    <w:rsid w:val="003647BE"/>
    <w:rsid w:val="00365392"/>
    <w:rsid w:val="003665D3"/>
    <w:rsid w:val="00372005"/>
    <w:rsid w:val="00374D7B"/>
    <w:rsid w:val="0037796C"/>
    <w:rsid w:val="00380986"/>
    <w:rsid w:val="00381BA4"/>
    <w:rsid w:val="00384B7A"/>
    <w:rsid w:val="00384FF7"/>
    <w:rsid w:val="00386FFB"/>
    <w:rsid w:val="00390063"/>
    <w:rsid w:val="00391C0D"/>
    <w:rsid w:val="003921FA"/>
    <w:rsid w:val="00392682"/>
    <w:rsid w:val="00396D53"/>
    <w:rsid w:val="003C3D45"/>
    <w:rsid w:val="003C58C5"/>
    <w:rsid w:val="003D0581"/>
    <w:rsid w:val="003D2072"/>
    <w:rsid w:val="003D4F28"/>
    <w:rsid w:val="003D67D4"/>
    <w:rsid w:val="003D70F6"/>
    <w:rsid w:val="003E081E"/>
    <w:rsid w:val="003E41AA"/>
    <w:rsid w:val="003E7EFA"/>
    <w:rsid w:val="0040524C"/>
    <w:rsid w:val="00411E37"/>
    <w:rsid w:val="00412013"/>
    <w:rsid w:val="00413F74"/>
    <w:rsid w:val="00415872"/>
    <w:rsid w:val="00420ABA"/>
    <w:rsid w:val="00423E2E"/>
    <w:rsid w:val="00426549"/>
    <w:rsid w:val="004330B3"/>
    <w:rsid w:val="00433765"/>
    <w:rsid w:val="00434951"/>
    <w:rsid w:val="00434E6B"/>
    <w:rsid w:val="004401AF"/>
    <w:rsid w:val="0044530D"/>
    <w:rsid w:val="00450806"/>
    <w:rsid w:val="0046019D"/>
    <w:rsid w:val="00464B10"/>
    <w:rsid w:val="00464F0F"/>
    <w:rsid w:val="00466BA3"/>
    <w:rsid w:val="00471E2D"/>
    <w:rsid w:val="00476956"/>
    <w:rsid w:val="00476E07"/>
    <w:rsid w:val="00477A8E"/>
    <w:rsid w:val="00480138"/>
    <w:rsid w:val="00482A4B"/>
    <w:rsid w:val="00490FB0"/>
    <w:rsid w:val="00494577"/>
    <w:rsid w:val="00494A32"/>
    <w:rsid w:val="00496AF6"/>
    <w:rsid w:val="004A363C"/>
    <w:rsid w:val="004A408A"/>
    <w:rsid w:val="004B058B"/>
    <w:rsid w:val="004B219C"/>
    <w:rsid w:val="004B2A8A"/>
    <w:rsid w:val="004C39D2"/>
    <w:rsid w:val="004D338E"/>
    <w:rsid w:val="004E25C5"/>
    <w:rsid w:val="004E308C"/>
    <w:rsid w:val="004E3DE1"/>
    <w:rsid w:val="004E7E32"/>
    <w:rsid w:val="004F1247"/>
    <w:rsid w:val="004F51C7"/>
    <w:rsid w:val="004F7294"/>
    <w:rsid w:val="0050336D"/>
    <w:rsid w:val="00506829"/>
    <w:rsid w:val="00507AFA"/>
    <w:rsid w:val="00510633"/>
    <w:rsid w:val="0051278D"/>
    <w:rsid w:val="00526B42"/>
    <w:rsid w:val="0053774B"/>
    <w:rsid w:val="00547843"/>
    <w:rsid w:val="00550295"/>
    <w:rsid w:val="00551727"/>
    <w:rsid w:val="00555803"/>
    <w:rsid w:val="00557039"/>
    <w:rsid w:val="005648E7"/>
    <w:rsid w:val="00566B4E"/>
    <w:rsid w:val="00567749"/>
    <w:rsid w:val="005768AB"/>
    <w:rsid w:val="00580FFD"/>
    <w:rsid w:val="005814B1"/>
    <w:rsid w:val="0058249A"/>
    <w:rsid w:val="00587A98"/>
    <w:rsid w:val="005934F0"/>
    <w:rsid w:val="00594BF8"/>
    <w:rsid w:val="005968FF"/>
    <w:rsid w:val="00596AF2"/>
    <w:rsid w:val="0059727B"/>
    <w:rsid w:val="00597A54"/>
    <w:rsid w:val="005A1A6D"/>
    <w:rsid w:val="005B0578"/>
    <w:rsid w:val="005B7080"/>
    <w:rsid w:val="005B7E6E"/>
    <w:rsid w:val="005C3448"/>
    <w:rsid w:val="005C4656"/>
    <w:rsid w:val="005C6BD5"/>
    <w:rsid w:val="005C6F77"/>
    <w:rsid w:val="005E76E6"/>
    <w:rsid w:val="005E7E1D"/>
    <w:rsid w:val="006160F0"/>
    <w:rsid w:val="0062786D"/>
    <w:rsid w:val="00630B0A"/>
    <w:rsid w:val="00631D9D"/>
    <w:rsid w:val="0063336A"/>
    <w:rsid w:val="0063342D"/>
    <w:rsid w:val="00641215"/>
    <w:rsid w:val="006414D6"/>
    <w:rsid w:val="00644A24"/>
    <w:rsid w:val="00646F23"/>
    <w:rsid w:val="006478C1"/>
    <w:rsid w:val="00663BF2"/>
    <w:rsid w:val="00671686"/>
    <w:rsid w:val="00672FFC"/>
    <w:rsid w:val="00676009"/>
    <w:rsid w:val="00676189"/>
    <w:rsid w:val="006764CB"/>
    <w:rsid w:val="0069239D"/>
    <w:rsid w:val="00694694"/>
    <w:rsid w:val="00697E64"/>
    <w:rsid w:val="006A19AE"/>
    <w:rsid w:val="006A2021"/>
    <w:rsid w:val="006A38DE"/>
    <w:rsid w:val="006B7A39"/>
    <w:rsid w:val="006C0E9F"/>
    <w:rsid w:val="006C221A"/>
    <w:rsid w:val="006C3FC6"/>
    <w:rsid w:val="006D0A63"/>
    <w:rsid w:val="006D2DD0"/>
    <w:rsid w:val="006D438F"/>
    <w:rsid w:val="006D4E2A"/>
    <w:rsid w:val="006D76F8"/>
    <w:rsid w:val="006E6A91"/>
    <w:rsid w:val="006F22EA"/>
    <w:rsid w:val="006F2C8F"/>
    <w:rsid w:val="006F3C54"/>
    <w:rsid w:val="007031E6"/>
    <w:rsid w:val="0070634A"/>
    <w:rsid w:val="00706F6A"/>
    <w:rsid w:val="007109F4"/>
    <w:rsid w:val="00717405"/>
    <w:rsid w:val="00724E7B"/>
    <w:rsid w:val="00725132"/>
    <w:rsid w:val="007330BF"/>
    <w:rsid w:val="00744A80"/>
    <w:rsid w:val="00745E04"/>
    <w:rsid w:val="00760089"/>
    <w:rsid w:val="00761EC7"/>
    <w:rsid w:val="00762C04"/>
    <w:rsid w:val="00766460"/>
    <w:rsid w:val="0077121B"/>
    <w:rsid w:val="00771E0F"/>
    <w:rsid w:val="007866C1"/>
    <w:rsid w:val="00790F2D"/>
    <w:rsid w:val="007920DC"/>
    <w:rsid w:val="00793E80"/>
    <w:rsid w:val="007954F9"/>
    <w:rsid w:val="00797265"/>
    <w:rsid w:val="00797BEA"/>
    <w:rsid w:val="007A1BD2"/>
    <w:rsid w:val="007A4563"/>
    <w:rsid w:val="007A482F"/>
    <w:rsid w:val="007A706F"/>
    <w:rsid w:val="007B6113"/>
    <w:rsid w:val="007C101D"/>
    <w:rsid w:val="007C3E0E"/>
    <w:rsid w:val="007C5006"/>
    <w:rsid w:val="007D06BF"/>
    <w:rsid w:val="007D41A5"/>
    <w:rsid w:val="007D46F3"/>
    <w:rsid w:val="007E039D"/>
    <w:rsid w:val="007F164E"/>
    <w:rsid w:val="007F1846"/>
    <w:rsid w:val="007F29D8"/>
    <w:rsid w:val="007F70A0"/>
    <w:rsid w:val="00802027"/>
    <w:rsid w:val="008023E1"/>
    <w:rsid w:val="00804EF7"/>
    <w:rsid w:val="00805F53"/>
    <w:rsid w:val="00810B75"/>
    <w:rsid w:val="00812C99"/>
    <w:rsid w:val="008213C1"/>
    <w:rsid w:val="0082433A"/>
    <w:rsid w:val="00832A5A"/>
    <w:rsid w:val="00833182"/>
    <w:rsid w:val="008332E4"/>
    <w:rsid w:val="00836ABA"/>
    <w:rsid w:val="008447D8"/>
    <w:rsid w:val="008516A7"/>
    <w:rsid w:val="00853AD1"/>
    <w:rsid w:val="00857A2D"/>
    <w:rsid w:val="0086543B"/>
    <w:rsid w:val="008765DF"/>
    <w:rsid w:val="00877D40"/>
    <w:rsid w:val="0088697A"/>
    <w:rsid w:val="008907B9"/>
    <w:rsid w:val="008A1B25"/>
    <w:rsid w:val="008A3210"/>
    <w:rsid w:val="008A4BEF"/>
    <w:rsid w:val="008B66C1"/>
    <w:rsid w:val="008B6D70"/>
    <w:rsid w:val="008C4043"/>
    <w:rsid w:val="008E54B6"/>
    <w:rsid w:val="00901A21"/>
    <w:rsid w:val="009024D2"/>
    <w:rsid w:val="00913907"/>
    <w:rsid w:val="00923CB1"/>
    <w:rsid w:val="00925B21"/>
    <w:rsid w:val="00930F32"/>
    <w:rsid w:val="0093782B"/>
    <w:rsid w:val="009412EE"/>
    <w:rsid w:val="00944782"/>
    <w:rsid w:val="0094533F"/>
    <w:rsid w:val="00946F37"/>
    <w:rsid w:val="00952F34"/>
    <w:rsid w:val="00955DA1"/>
    <w:rsid w:val="0096064B"/>
    <w:rsid w:val="00961E1A"/>
    <w:rsid w:val="00966100"/>
    <w:rsid w:val="00972746"/>
    <w:rsid w:val="00972F6A"/>
    <w:rsid w:val="00981197"/>
    <w:rsid w:val="00985BBD"/>
    <w:rsid w:val="00990D12"/>
    <w:rsid w:val="0099418A"/>
    <w:rsid w:val="009A502B"/>
    <w:rsid w:val="009A7345"/>
    <w:rsid w:val="009B0E4E"/>
    <w:rsid w:val="009B5D8A"/>
    <w:rsid w:val="009C0A90"/>
    <w:rsid w:val="009C3D0F"/>
    <w:rsid w:val="009C3D9A"/>
    <w:rsid w:val="009C6953"/>
    <w:rsid w:val="009D003B"/>
    <w:rsid w:val="009D3693"/>
    <w:rsid w:val="009D5957"/>
    <w:rsid w:val="009E605D"/>
    <w:rsid w:val="009F3855"/>
    <w:rsid w:val="00A038E2"/>
    <w:rsid w:val="00A102A5"/>
    <w:rsid w:val="00A125CE"/>
    <w:rsid w:val="00A20CBA"/>
    <w:rsid w:val="00A22793"/>
    <w:rsid w:val="00A2706C"/>
    <w:rsid w:val="00A31C9B"/>
    <w:rsid w:val="00A32B44"/>
    <w:rsid w:val="00A41F73"/>
    <w:rsid w:val="00A4518F"/>
    <w:rsid w:val="00A46774"/>
    <w:rsid w:val="00A52E71"/>
    <w:rsid w:val="00A56506"/>
    <w:rsid w:val="00A60700"/>
    <w:rsid w:val="00A631B4"/>
    <w:rsid w:val="00A634F5"/>
    <w:rsid w:val="00A841E1"/>
    <w:rsid w:val="00A849A0"/>
    <w:rsid w:val="00A84A3E"/>
    <w:rsid w:val="00A877AE"/>
    <w:rsid w:val="00A87A84"/>
    <w:rsid w:val="00A91E19"/>
    <w:rsid w:val="00A97B14"/>
    <w:rsid w:val="00AA703E"/>
    <w:rsid w:val="00AA7474"/>
    <w:rsid w:val="00AB0D74"/>
    <w:rsid w:val="00AB2A3D"/>
    <w:rsid w:val="00AB5BEC"/>
    <w:rsid w:val="00AB7DB9"/>
    <w:rsid w:val="00AC112A"/>
    <w:rsid w:val="00AD521F"/>
    <w:rsid w:val="00AD6878"/>
    <w:rsid w:val="00AE5E9E"/>
    <w:rsid w:val="00AE6177"/>
    <w:rsid w:val="00AF0A6C"/>
    <w:rsid w:val="00AF3EE4"/>
    <w:rsid w:val="00AF6513"/>
    <w:rsid w:val="00B0192B"/>
    <w:rsid w:val="00B02838"/>
    <w:rsid w:val="00B02C8A"/>
    <w:rsid w:val="00B15646"/>
    <w:rsid w:val="00B1587C"/>
    <w:rsid w:val="00B17EDD"/>
    <w:rsid w:val="00B23CA5"/>
    <w:rsid w:val="00B25517"/>
    <w:rsid w:val="00B3628C"/>
    <w:rsid w:val="00B41C04"/>
    <w:rsid w:val="00B42822"/>
    <w:rsid w:val="00B4374F"/>
    <w:rsid w:val="00B46E70"/>
    <w:rsid w:val="00B47066"/>
    <w:rsid w:val="00B50C28"/>
    <w:rsid w:val="00B5547D"/>
    <w:rsid w:val="00B60B44"/>
    <w:rsid w:val="00B67338"/>
    <w:rsid w:val="00B754B1"/>
    <w:rsid w:val="00B76366"/>
    <w:rsid w:val="00B811E8"/>
    <w:rsid w:val="00B920FD"/>
    <w:rsid w:val="00BB01A4"/>
    <w:rsid w:val="00BB01EB"/>
    <w:rsid w:val="00BB120A"/>
    <w:rsid w:val="00BB2BC2"/>
    <w:rsid w:val="00BB4588"/>
    <w:rsid w:val="00BB7E89"/>
    <w:rsid w:val="00BC03CB"/>
    <w:rsid w:val="00BC191F"/>
    <w:rsid w:val="00BC220C"/>
    <w:rsid w:val="00BC5490"/>
    <w:rsid w:val="00BC65F2"/>
    <w:rsid w:val="00BC7813"/>
    <w:rsid w:val="00BD290B"/>
    <w:rsid w:val="00BD2E16"/>
    <w:rsid w:val="00BE3515"/>
    <w:rsid w:val="00BF025B"/>
    <w:rsid w:val="00BF38B8"/>
    <w:rsid w:val="00BF5BBC"/>
    <w:rsid w:val="00BF6C55"/>
    <w:rsid w:val="00BF7794"/>
    <w:rsid w:val="00BF7CE3"/>
    <w:rsid w:val="00C0069F"/>
    <w:rsid w:val="00C14237"/>
    <w:rsid w:val="00C15C91"/>
    <w:rsid w:val="00C237D4"/>
    <w:rsid w:val="00C26669"/>
    <w:rsid w:val="00C34AE5"/>
    <w:rsid w:val="00C35467"/>
    <w:rsid w:val="00C4147A"/>
    <w:rsid w:val="00C4355B"/>
    <w:rsid w:val="00C53298"/>
    <w:rsid w:val="00C552D0"/>
    <w:rsid w:val="00C61F27"/>
    <w:rsid w:val="00C64ED4"/>
    <w:rsid w:val="00C65F50"/>
    <w:rsid w:val="00C675ED"/>
    <w:rsid w:val="00C70CA2"/>
    <w:rsid w:val="00C77A0B"/>
    <w:rsid w:val="00C8044B"/>
    <w:rsid w:val="00C8482B"/>
    <w:rsid w:val="00C84FA4"/>
    <w:rsid w:val="00C87AAE"/>
    <w:rsid w:val="00C9005C"/>
    <w:rsid w:val="00C94924"/>
    <w:rsid w:val="00CA7C96"/>
    <w:rsid w:val="00CB101C"/>
    <w:rsid w:val="00CB5999"/>
    <w:rsid w:val="00CB5B5B"/>
    <w:rsid w:val="00CB71AD"/>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101"/>
    <w:rsid w:val="00D34B35"/>
    <w:rsid w:val="00D400B2"/>
    <w:rsid w:val="00D45AB8"/>
    <w:rsid w:val="00D518FB"/>
    <w:rsid w:val="00D53FD3"/>
    <w:rsid w:val="00D55040"/>
    <w:rsid w:val="00D61153"/>
    <w:rsid w:val="00D63762"/>
    <w:rsid w:val="00D64F5C"/>
    <w:rsid w:val="00D676CB"/>
    <w:rsid w:val="00D73B10"/>
    <w:rsid w:val="00D762FE"/>
    <w:rsid w:val="00D763AE"/>
    <w:rsid w:val="00D86385"/>
    <w:rsid w:val="00D90502"/>
    <w:rsid w:val="00D9444A"/>
    <w:rsid w:val="00DA02BD"/>
    <w:rsid w:val="00DA2928"/>
    <w:rsid w:val="00DA79E1"/>
    <w:rsid w:val="00DB04AE"/>
    <w:rsid w:val="00DB57C8"/>
    <w:rsid w:val="00DB6840"/>
    <w:rsid w:val="00DB6E9F"/>
    <w:rsid w:val="00DB7208"/>
    <w:rsid w:val="00DC0093"/>
    <w:rsid w:val="00DC4376"/>
    <w:rsid w:val="00DC69C7"/>
    <w:rsid w:val="00DC7D32"/>
    <w:rsid w:val="00DD0D75"/>
    <w:rsid w:val="00DD7B75"/>
    <w:rsid w:val="00DE243D"/>
    <w:rsid w:val="00DE2D37"/>
    <w:rsid w:val="00DE3C9A"/>
    <w:rsid w:val="00DE4E8C"/>
    <w:rsid w:val="00DE669C"/>
    <w:rsid w:val="00DE79AB"/>
    <w:rsid w:val="00DF1761"/>
    <w:rsid w:val="00DF3F54"/>
    <w:rsid w:val="00DF4162"/>
    <w:rsid w:val="00DF6CDA"/>
    <w:rsid w:val="00E00B9B"/>
    <w:rsid w:val="00E029B6"/>
    <w:rsid w:val="00E05545"/>
    <w:rsid w:val="00E106D7"/>
    <w:rsid w:val="00E11C07"/>
    <w:rsid w:val="00E14C01"/>
    <w:rsid w:val="00E153B7"/>
    <w:rsid w:val="00E17E64"/>
    <w:rsid w:val="00E20EB7"/>
    <w:rsid w:val="00E21C4D"/>
    <w:rsid w:val="00E27AFA"/>
    <w:rsid w:val="00E30313"/>
    <w:rsid w:val="00E34FEB"/>
    <w:rsid w:val="00E351B4"/>
    <w:rsid w:val="00E57CE7"/>
    <w:rsid w:val="00E6476C"/>
    <w:rsid w:val="00E66EFD"/>
    <w:rsid w:val="00E67877"/>
    <w:rsid w:val="00E73CF1"/>
    <w:rsid w:val="00E74D2D"/>
    <w:rsid w:val="00E755DB"/>
    <w:rsid w:val="00E76DB0"/>
    <w:rsid w:val="00E776F6"/>
    <w:rsid w:val="00E77CE6"/>
    <w:rsid w:val="00E8077B"/>
    <w:rsid w:val="00E81246"/>
    <w:rsid w:val="00E90587"/>
    <w:rsid w:val="00E94CB6"/>
    <w:rsid w:val="00E95716"/>
    <w:rsid w:val="00E969C8"/>
    <w:rsid w:val="00EA25DE"/>
    <w:rsid w:val="00EA2B65"/>
    <w:rsid w:val="00EA683C"/>
    <w:rsid w:val="00EB18CE"/>
    <w:rsid w:val="00EB40A0"/>
    <w:rsid w:val="00EC48DB"/>
    <w:rsid w:val="00EC5611"/>
    <w:rsid w:val="00ED1A33"/>
    <w:rsid w:val="00ED727D"/>
    <w:rsid w:val="00EE1CDD"/>
    <w:rsid w:val="00EE468A"/>
    <w:rsid w:val="00EF5CBD"/>
    <w:rsid w:val="00EF788F"/>
    <w:rsid w:val="00F055DE"/>
    <w:rsid w:val="00F06D20"/>
    <w:rsid w:val="00F1277B"/>
    <w:rsid w:val="00F135F7"/>
    <w:rsid w:val="00F17D45"/>
    <w:rsid w:val="00F21DDF"/>
    <w:rsid w:val="00F21FEC"/>
    <w:rsid w:val="00F24060"/>
    <w:rsid w:val="00F240F4"/>
    <w:rsid w:val="00F27B0B"/>
    <w:rsid w:val="00F31020"/>
    <w:rsid w:val="00F33CD3"/>
    <w:rsid w:val="00F36CC4"/>
    <w:rsid w:val="00F40C46"/>
    <w:rsid w:val="00F4150C"/>
    <w:rsid w:val="00F475BC"/>
    <w:rsid w:val="00F47D5F"/>
    <w:rsid w:val="00F47EEE"/>
    <w:rsid w:val="00F51D01"/>
    <w:rsid w:val="00F52943"/>
    <w:rsid w:val="00F571DB"/>
    <w:rsid w:val="00F63F55"/>
    <w:rsid w:val="00F80388"/>
    <w:rsid w:val="00F81F3B"/>
    <w:rsid w:val="00F82EF0"/>
    <w:rsid w:val="00F840ED"/>
    <w:rsid w:val="00F84D9C"/>
    <w:rsid w:val="00F85148"/>
    <w:rsid w:val="00F90924"/>
    <w:rsid w:val="00F915B1"/>
    <w:rsid w:val="00F91B17"/>
    <w:rsid w:val="00F91F1D"/>
    <w:rsid w:val="00F93914"/>
    <w:rsid w:val="00F94146"/>
    <w:rsid w:val="00FA5CCF"/>
    <w:rsid w:val="00FB2AF9"/>
    <w:rsid w:val="00FC2195"/>
    <w:rsid w:val="00FC4CE6"/>
    <w:rsid w:val="00FC7215"/>
    <w:rsid w:val="00FC7595"/>
    <w:rsid w:val="00FC79B6"/>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8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customStyle="1" w:styleId="UnresolvedMention1">
    <w:name w:val="Unresolved Mention1"/>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 w:type="character" w:styleId="CommentReference">
    <w:name w:val="annotation reference"/>
    <w:basedOn w:val="DefaultParagraphFont"/>
    <w:uiPriority w:val="99"/>
    <w:semiHidden/>
    <w:unhideWhenUsed/>
    <w:rsid w:val="00292BE3"/>
    <w:rPr>
      <w:sz w:val="16"/>
      <w:szCs w:val="16"/>
    </w:rPr>
  </w:style>
  <w:style w:type="paragraph" w:styleId="CommentText">
    <w:name w:val="annotation text"/>
    <w:basedOn w:val="Normal"/>
    <w:link w:val="CommentTextChar"/>
    <w:uiPriority w:val="99"/>
    <w:semiHidden/>
    <w:unhideWhenUsed/>
    <w:rsid w:val="00292BE3"/>
    <w:pPr>
      <w:spacing w:line="240" w:lineRule="auto"/>
    </w:pPr>
    <w:rPr>
      <w:sz w:val="20"/>
      <w:szCs w:val="20"/>
    </w:rPr>
  </w:style>
  <w:style w:type="character" w:customStyle="1" w:styleId="CommentTextChar">
    <w:name w:val="Comment Text Char"/>
    <w:basedOn w:val="DefaultParagraphFont"/>
    <w:link w:val="CommentText"/>
    <w:uiPriority w:val="99"/>
    <w:semiHidden/>
    <w:rsid w:val="00292BE3"/>
    <w:rPr>
      <w:sz w:val="20"/>
      <w:szCs w:val="20"/>
    </w:rPr>
  </w:style>
  <w:style w:type="paragraph" w:styleId="CommentSubject">
    <w:name w:val="annotation subject"/>
    <w:basedOn w:val="CommentText"/>
    <w:next w:val="CommentText"/>
    <w:link w:val="CommentSubjectChar"/>
    <w:uiPriority w:val="99"/>
    <w:semiHidden/>
    <w:unhideWhenUsed/>
    <w:rsid w:val="00292BE3"/>
    <w:rPr>
      <w:b/>
      <w:bCs/>
    </w:rPr>
  </w:style>
  <w:style w:type="character" w:customStyle="1" w:styleId="CommentSubjectChar">
    <w:name w:val="Comment Subject Char"/>
    <w:basedOn w:val="CommentTextChar"/>
    <w:link w:val="CommentSubject"/>
    <w:uiPriority w:val="99"/>
    <w:semiHidden/>
    <w:rsid w:val="00292BE3"/>
    <w:rPr>
      <w:b/>
      <w:bCs/>
      <w:sz w:val="20"/>
      <w:szCs w:val="20"/>
    </w:rPr>
  </w:style>
  <w:style w:type="character" w:styleId="FollowedHyperlink">
    <w:name w:val="FollowedHyperlink"/>
    <w:basedOn w:val="DefaultParagraphFont"/>
    <w:uiPriority w:val="99"/>
    <w:semiHidden/>
    <w:unhideWhenUsed/>
    <w:rsid w:val="007D41A5"/>
    <w:rPr>
      <w:color w:val="954F72" w:themeColor="followedHyperlink"/>
      <w:u w:val="single"/>
    </w:rPr>
  </w:style>
  <w:style w:type="character" w:styleId="UnresolvedMention">
    <w:name w:val="Unresolved Mention"/>
    <w:basedOn w:val="DefaultParagraphFont"/>
    <w:uiPriority w:val="99"/>
    <w:semiHidden/>
    <w:unhideWhenUsed/>
    <w:rsid w:val="00510633"/>
    <w:rPr>
      <w:color w:val="808080"/>
      <w:shd w:val="clear" w:color="auto" w:fill="E6E6E6"/>
    </w:rPr>
  </w:style>
  <w:style w:type="character" w:customStyle="1" w:styleId="mi">
    <w:name w:val="mi"/>
    <w:basedOn w:val="DefaultParagraphFont"/>
    <w:rsid w:val="00E94CB6"/>
  </w:style>
  <w:style w:type="character" w:customStyle="1" w:styleId="mo">
    <w:name w:val="mo"/>
    <w:basedOn w:val="DefaultParagraphFont"/>
    <w:rsid w:val="00E94CB6"/>
  </w:style>
  <w:style w:type="character" w:customStyle="1" w:styleId="mn">
    <w:name w:val="mn"/>
    <w:basedOn w:val="DefaultParagraphFont"/>
    <w:rsid w:val="00E94CB6"/>
  </w:style>
  <w:style w:type="character" w:customStyle="1" w:styleId="mjxassistivemathml">
    <w:name w:val="mjx_assistive_mathml"/>
    <w:basedOn w:val="DefaultParagraphFont"/>
    <w:rsid w:val="00E94CB6"/>
  </w:style>
  <w:style w:type="paragraph" w:styleId="HTMLPreformatted">
    <w:name w:val="HTML Preformatted"/>
    <w:basedOn w:val="Normal"/>
    <w:link w:val="HTMLPreformattedChar"/>
    <w:uiPriority w:val="99"/>
    <w:semiHidden/>
    <w:unhideWhenUsed/>
    <w:rsid w:val="0006493B"/>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6493B"/>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37364791">
      <w:bodyDiv w:val="1"/>
      <w:marLeft w:val="0"/>
      <w:marRight w:val="0"/>
      <w:marTop w:val="0"/>
      <w:marBottom w:val="0"/>
      <w:divBdr>
        <w:top w:val="none" w:sz="0" w:space="0" w:color="auto"/>
        <w:left w:val="none" w:sz="0" w:space="0" w:color="auto"/>
        <w:bottom w:val="none" w:sz="0" w:space="0" w:color="auto"/>
        <w:right w:val="none" w:sz="0" w:space="0" w:color="auto"/>
      </w:divBdr>
      <w:divsChild>
        <w:div w:id="1040397489">
          <w:marLeft w:val="-115"/>
          <w:marRight w:val="0"/>
          <w:marTop w:val="0"/>
          <w:marBottom w:val="0"/>
          <w:divBdr>
            <w:top w:val="none" w:sz="0" w:space="0" w:color="auto"/>
            <w:left w:val="none" w:sz="0" w:space="0" w:color="auto"/>
            <w:bottom w:val="none" w:sz="0" w:space="0" w:color="auto"/>
            <w:right w:val="none" w:sz="0" w:space="0" w:color="auto"/>
          </w:divBdr>
        </w:div>
      </w:divsChild>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101540630">
      <w:bodyDiv w:val="1"/>
      <w:marLeft w:val="0"/>
      <w:marRight w:val="0"/>
      <w:marTop w:val="0"/>
      <w:marBottom w:val="0"/>
      <w:divBdr>
        <w:top w:val="none" w:sz="0" w:space="0" w:color="auto"/>
        <w:left w:val="none" w:sz="0" w:space="0" w:color="auto"/>
        <w:bottom w:val="none" w:sz="0" w:space="0" w:color="auto"/>
        <w:right w:val="none" w:sz="0" w:space="0" w:color="auto"/>
      </w:divBdr>
    </w:div>
    <w:div w:id="109905420">
      <w:bodyDiv w:val="1"/>
      <w:marLeft w:val="0"/>
      <w:marRight w:val="0"/>
      <w:marTop w:val="0"/>
      <w:marBottom w:val="0"/>
      <w:divBdr>
        <w:top w:val="none" w:sz="0" w:space="0" w:color="auto"/>
        <w:left w:val="none" w:sz="0" w:space="0" w:color="auto"/>
        <w:bottom w:val="none" w:sz="0" w:space="0" w:color="auto"/>
        <w:right w:val="none" w:sz="0" w:space="0" w:color="auto"/>
      </w:divBdr>
    </w:div>
    <w:div w:id="113181678">
      <w:bodyDiv w:val="1"/>
      <w:marLeft w:val="0"/>
      <w:marRight w:val="0"/>
      <w:marTop w:val="0"/>
      <w:marBottom w:val="0"/>
      <w:divBdr>
        <w:top w:val="none" w:sz="0" w:space="0" w:color="auto"/>
        <w:left w:val="none" w:sz="0" w:space="0" w:color="auto"/>
        <w:bottom w:val="none" w:sz="0" w:space="0" w:color="auto"/>
        <w:right w:val="none" w:sz="0" w:space="0" w:color="auto"/>
      </w:divBdr>
    </w:div>
    <w:div w:id="121577216">
      <w:bodyDiv w:val="1"/>
      <w:marLeft w:val="0"/>
      <w:marRight w:val="0"/>
      <w:marTop w:val="0"/>
      <w:marBottom w:val="0"/>
      <w:divBdr>
        <w:top w:val="none" w:sz="0" w:space="0" w:color="auto"/>
        <w:left w:val="none" w:sz="0" w:space="0" w:color="auto"/>
        <w:bottom w:val="none" w:sz="0" w:space="0" w:color="auto"/>
        <w:right w:val="none" w:sz="0" w:space="0" w:color="auto"/>
      </w:divBdr>
    </w:div>
    <w:div w:id="157960419">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421536222">
      <w:bodyDiv w:val="1"/>
      <w:marLeft w:val="0"/>
      <w:marRight w:val="0"/>
      <w:marTop w:val="0"/>
      <w:marBottom w:val="0"/>
      <w:divBdr>
        <w:top w:val="none" w:sz="0" w:space="0" w:color="auto"/>
        <w:left w:val="none" w:sz="0" w:space="0" w:color="auto"/>
        <w:bottom w:val="none" w:sz="0" w:space="0" w:color="auto"/>
        <w:right w:val="none" w:sz="0" w:space="0" w:color="auto"/>
      </w:divBdr>
      <w:divsChild>
        <w:div w:id="1742944697">
          <w:marLeft w:val="0"/>
          <w:marRight w:val="0"/>
          <w:marTop w:val="240"/>
          <w:marBottom w:val="240"/>
          <w:divBdr>
            <w:top w:val="none" w:sz="0" w:space="0" w:color="auto"/>
            <w:left w:val="none" w:sz="0" w:space="0" w:color="auto"/>
            <w:bottom w:val="none" w:sz="0" w:space="0" w:color="auto"/>
            <w:right w:val="none" w:sz="0" w:space="0" w:color="auto"/>
          </w:divBdr>
        </w:div>
      </w:divsChild>
    </w:div>
    <w:div w:id="474684933">
      <w:bodyDiv w:val="1"/>
      <w:marLeft w:val="0"/>
      <w:marRight w:val="0"/>
      <w:marTop w:val="0"/>
      <w:marBottom w:val="0"/>
      <w:divBdr>
        <w:top w:val="none" w:sz="0" w:space="0" w:color="auto"/>
        <w:left w:val="none" w:sz="0" w:space="0" w:color="auto"/>
        <w:bottom w:val="none" w:sz="0" w:space="0" w:color="auto"/>
        <w:right w:val="none" w:sz="0" w:space="0" w:color="auto"/>
      </w:divBdr>
    </w:div>
    <w:div w:id="573011097">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859395135">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18669083">
      <w:bodyDiv w:val="1"/>
      <w:marLeft w:val="0"/>
      <w:marRight w:val="0"/>
      <w:marTop w:val="0"/>
      <w:marBottom w:val="0"/>
      <w:divBdr>
        <w:top w:val="none" w:sz="0" w:space="0" w:color="auto"/>
        <w:left w:val="none" w:sz="0" w:space="0" w:color="auto"/>
        <w:bottom w:val="none" w:sz="0" w:space="0" w:color="auto"/>
        <w:right w:val="none" w:sz="0" w:space="0" w:color="auto"/>
      </w:divBdr>
      <w:divsChild>
        <w:div w:id="993483491">
          <w:marLeft w:val="0"/>
          <w:marRight w:val="0"/>
          <w:marTop w:val="240"/>
          <w:marBottom w:val="240"/>
          <w:divBdr>
            <w:top w:val="none" w:sz="0" w:space="0" w:color="auto"/>
            <w:left w:val="none" w:sz="0" w:space="0" w:color="auto"/>
            <w:bottom w:val="none" w:sz="0" w:space="0" w:color="auto"/>
            <w:right w:val="none" w:sz="0" w:space="0" w:color="auto"/>
          </w:divBdr>
        </w:div>
      </w:divsChild>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4187537">
      <w:bodyDiv w:val="1"/>
      <w:marLeft w:val="0"/>
      <w:marRight w:val="0"/>
      <w:marTop w:val="0"/>
      <w:marBottom w:val="0"/>
      <w:divBdr>
        <w:top w:val="none" w:sz="0" w:space="0" w:color="auto"/>
        <w:left w:val="none" w:sz="0" w:space="0" w:color="auto"/>
        <w:bottom w:val="none" w:sz="0" w:space="0" w:color="auto"/>
        <w:right w:val="none" w:sz="0" w:space="0" w:color="auto"/>
      </w:divBdr>
      <w:divsChild>
        <w:div w:id="437792340">
          <w:marLeft w:val="0"/>
          <w:marRight w:val="0"/>
          <w:marTop w:val="240"/>
          <w:marBottom w:val="240"/>
          <w:divBdr>
            <w:top w:val="none" w:sz="0" w:space="0" w:color="auto"/>
            <w:left w:val="none" w:sz="0" w:space="0" w:color="auto"/>
            <w:bottom w:val="none" w:sz="0" w:space="0" w:color="auto"/>
            <w:right w:val="none" w:sz="0" w:space="0" w:color="auto"/>
          </w:divBdr>
        </w:div>
      </w:divsChild>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388918839">
      <w:bodyDiv w:val="1"/>
      <w:marLeft w:val="0"/>
      <w:marRight w:val="0"/>
      <w:marTop w:val="0"/>
      <w:marBottom w:val="0"/>
      <w:divBdr>
        <w:top w:val="none" w:sz="0" w:space="0" w:color="auto"/>
        <w:left w:val="none" w:sz="0" w:space="0" w:color="auto"/>
        <w:bottom w:val="none" w:sz="0" w:space="0" w:color="auto"/>
        <w:right w:val="none" w:sz="0" w:space="0" w:color="auto"/>
      </w:divBdr>
      <w:divsChild>
        <w:div w:id="2013604359">
          <w:marLeft w:val="0"/>
          <w:marRight w:val="0"/>
          <w:marTop w:val="240"/>
          <w:marBottom w:val="240"/>
          <w:divBdr>
            <w:top w:val="none" w:sz="0" w:space="0" w:color="auto"/>
            <w:left w:val="none" w:sz="0" w:space="0" w:color="auto"/>
            <w:bottom w:val="none" w:sz="0" w:space="0" w:color="auto"/>
            <w:right w:val="none" w:sz="0" w:space="0" w:color="auto"/>
          </w:divBdr>
        </w:div>
      </w:divsChild>
    </w:div>
    <w:div w:id="1489253043">
      <w:bodyDiv w:val="1"/>
      <w:marLeft w:val="0"/>
      <w:marRight w:val="0"/>
      <w:marTop w:val="0"/>
      <w:marBottom w:val="0"/>
      <w:divBdr>
        <w:top w:val="none" w:sz="0" w:space="0" w:color="auto"/>
        <w:left w:val="none" w:sz="0" w:space="0" w:color="auto"/>
        <w:bottom w:val="none" w:sz="0" w:space="0" w:color="auto"/>
        <w:right w:val="none" w:sz="0" w:space="0" w:color="auto"/>
      </w:divBdr>
    </w:div>
    <w:div w:id="1577395357">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661732669">
      <w:bodyDiv w:val="1"/>
      <w:marLeft w:val="0"/>
      <w:marRight w:val="0"/>
      <w:marTop w:val="0"/>
      <w:marBottom w:val="0"/>
      <w:divBdr>
        <w:top w:val="none" w:sz="0" w:space="0" w:color="auto"/>
        <w:left w:val="none" w:sz="0" w:space="0" w:color="auto"/>
        <w:bottom w:val="none" w:sz="0" w:space="0" w:color="auto"/>
        <w:right w:val="none" w:sz="0" w:space="0" w:color="auto"/>
      </w:divBdr>
    </w:div>
    <w:div w:id="1701324056">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1952470584">
      <w:bodyDiv w:val="1"/>
      <w:marLeft w:val="0"/>
      <w:marRight w:val="0"/>
      <w:marTop w:val="0"/>
      <w:marBottom w:val="0"/>
      <w:divBdr>
        <w:top w:val="none" w:sz="0" w:space="0" w:color="auto"/>
        <w:left w:val="none" w:sz="0" w:space="0" w:color="auto"/>
        <w:bottom w:val="none" w:sz="0" w:space="0" w:color="auto"/>
        <w:right w:val="none" w:sz="0" w:space="0" w:color="auto"/>
      </w:divBdr>
    </w:div>
    <w:div w:id="1976136096">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dict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s://en.wikipedia.org/wiki/Vertex_(graph_theory)" TargetMode="External"/><Relationship Id="rId42" Type="http://schemas.openxmlformats.org/officeDocument/2006/relationships/image" Target="media/image25.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www.newswire.com/blueoptima-coding-effort-analytics/252989"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ata_mining" TargetMode="External"/><Relationship Id="rId29" Type="http://schemas.openxmlformats.org/officeDocument/2006/relationships/hyperlink" Target="https://en.wikipedia.org/wiki/Node_(net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arxiv.org/find/physics/1/au:+Fortunato_S/0/1/0/all/0/1" TargetMode="External"/><Relationship Id="rId45" Type="http://schemas.openxmlformats.org/officeDocument/2006/relationships/hyperlink" Target="https://en.wikipedia.org/wiki/Occam%27s_razor" TargetMode="External"/><Relationship Id="rId53" Type="http://schemas.openxmlformats.org/officeDocument/2006/relationships/image" Target="media/image31.PNG"/><Relationship Id="rId58" Type="http://schemas.openxmlformats.org/officeDocument/2006/relationships/hyperlink" Target="https://arxiv.org/find/physics/1/au:+Fortunato_S/0/1/0/all/0/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rowdsourc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arxiv.org/abs/0803.0476" TargetMode="External"/><Relationship Id="rId61" Type="http://schemas.openxmlformats.org/officeDocument/2006/relationships/hyperlink" Target="https://en.wikipedia.org/wiki/Special:BookSources/978-1-55608-010-4"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wiki/Information_theory" TargetMode="External"/><Relationship Id="rId52" Type="http://schemas.openxmlformats.org/officeDocument/2006/relationships/image" Target="media/image30.PNG"/><Relationship Id="rId60" Type="http://schemas.openxmlformats.org/officeDocument/2006/relationships/hyperlink" Target="https://en.wikipedia.org/wiki/International_Standard_Book_Number"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en.wikipedia.org/wiki/Taste_(sociolog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en.wikipedia.org/wiki/Generative_model" TargetMode="External"/><Relationship Id="rId48" Type="http://schemas.openxmlformats.org/officeDocument/2006/relationships/hyperlink" Target="https://en.wikipedia.org/wiki/Stochastic_block_model" TargetMode="External"/><Relationship Id="rId56" Type="http://schemas.openxmlformats.org/officeDocument/2006/relationships/image" Target="media/image34.PNG"/><Relationship Id="rId64" Type="http://schemas.openxmlformats.org/officeDocument/2006/relationships/hyperlink" Target="http://www.inf.unibz.it/~ricci/papers/intro-rec-sys-handbook.pdf" TargetMode="Externa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en.wikipedia.org/wiki/Stochastic_block_model" TargetMode="External"/><Relationship Id="rId59" Type="http://schemas.openxmlformats.org/officeDocument/2006/relationships/hyperlink" Target="https://en.wikipedia.org/wiki/Encyclopedia_of_Mathematics" TargetMode="External"/><Relationship Id="rId67"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hyperlink" Target="http://www-personal.umich.edu/~mejn/papers/016132.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0A23C-234E-4166-8B0C-7FB48678F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34</Pages>
  <Words>6721</Words>
  <Characters>38311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Miya WANG</cp:lastModifiedBy>
  <cp:revision>29</cp:revision>
  <cp:lastPrinted>2017-07-17T13:55:00Z</cp:lastPrinted>
  <dcterms:created xsi:type="dcterms:W3CDTF">2017-07-17T01:38:00Z</dcterms:created>
  <dcterms:modified xsi:type="dcterms:W3CDTF">2017-07-21T22:35:00Z</dcterms:modified>
</cp:coreProperties>
</file>